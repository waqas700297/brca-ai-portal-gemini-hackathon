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lang w:val="en-PK"/>
          <w14:ligatures w14:val="standardContextual"/>
        </w:rPr>
        <w:id w:val="1692107128"/>
        <w:docPartObj>
          <w:docPartGallery w:val="Cover Pages"/>
          <w:docPartUnique/>
        </w:docPartObj>
      </w:sdtPr>
      <w:sdtEndPr>
        <w:rPr>
          <w:caps/>
          <w:color w:val="2C7FCE" w:themeColor="text2" w:themeTint="99"/>
          <w:sz w:val="54"/>
          <w:szCs w:val="54"/>
        </w:rPr>
      </w:sdtEndPr>
      <w:sdtContent>
        <w:p w14:paraId="35E596DA" w14:textId="26CA1AAC" w:rsidR="000515D9" w:rsidRDefault="000515D9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38934E6" wp14:editId="31BF2F1A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137AFDF02EBD46FC9A201DC91A65893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43D8F207" w14:textId="7FDE39E8" w:rsidR="000515D9" w:rsidRDefault="000515D9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</w:rPr>
                <w:t>data analysis report</w:t>
              </w:r>
            </w:p>
          </w:sdtContent>
        </w:sdt>
        <w:sdt>
          <w:sdtPr>
            <w:rPr>
              <w:color w:val="156082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BD4D021908649B7808D152682A6977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4C9BF4C" w14:textId="38A4AEB5" w:rsidR="000515D9" w:rsidRDefault="000515D9">
              <w:pPr>
                <w:pStyle w:val="NoSpacing"/>
                <w:jc w:val="center"/>
                <w:rPr>
                  <w:color w:val="156082" w:themeColor="accent1"/>
                  <w:sz w:val="28"/>
                  <w:szCs w:val="28"/>
                </w:rPr>
              </w:pPr>
              <w:r>
                <w:rPr>
                  <w:color w:val="156082" w:themeColor="accent1"/>
                  <w:sz w:val="28"/>
                  <w:szCs w:val="28"/>
                </w:rPr>
                <w:t>Breast Cancer Patient</w:t>
              </w:r>
            </w:p>
          </w:sdtContent>
        </w:sdt>
        <w:p w14:paraId="7ABCAEC2" w14:textId="77777777" w:rsidR="000515D9" w:rsidRDefault="000515D9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E7EC03B" wp14:editId="2FA14B5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3-2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770FC2" w14:textId="304A0D1D" w:rsidR="000515D9" w:rsidRDefault="000A1E2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March 24, 2025</w:t>
                                    </w:r>
                                  </w:p>
                                </w:sdtContent>
                              </w:sdt>
                              <w:p w14:paraId="1AA465E9" w14:textId="0C1EB899" w:rsidR="000515D9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515D9">
                                      <w:rPr>
                                        <w:caps/>
                                        <w:color w:val="156082" w:themeColor="accent1"/>
                                      </w:rPr>
                                      <w:t>Waqas ahmed</w:t>
                                    </w:r>
                                  </w:sdtContent>
                                </w:sdt>
                              </w:p>
                              <w:p w14:paraId="2FE66CB8" w14:textId="5A8BE840" w:rsidR="000515D9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515D9">
                                      <w:rPr>
                                        <w:color w:val="156082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E7EC03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3-2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770FC2" w14:textId="304A0D1D" w:rsidR="000515D9" w:rsidRDefault="000A1E2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March 24, 2025</w:t>
                              </w:r>
                            </w:p>
                          </w:sdtContent>
                        </w:sdt>
                        <w:p w14:paraId="1AA465E9" w14:textId="0C1EB899" w:rsidR="000515D9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515D9">
                                <w:rPr>
                                  <w:caps/>
                                  <w:color w:val="156082" w:themeColor="accent1"/>
                                </w:rPr>
                                <w:t>Waqas ahmed</w:t>
                              </w:r>
                            </w:sdtContent>
                          </w:sdt>
                        </w:p>
                        <w:p w14:paraId="2FE66CB8" w14:textId="5A8BE840" w:rsidR="000515D9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515D9">
                                <w:rPr>
                                  <w:color w:val="156082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59D4DD8A" wp14:editId="5643DE2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B02E0CE" w14:textId="2D15577D" w:rsidR="000515D9" w:rsidRDefault="000515D9">
          <w:pPr>
            <w:rPr>
              <w:rFonts w:asciiTheme="majorHAnsi" w:eastAsiaTheme="majorEastAsia" w:hAnsiTheme="majorHAnsi" w:cstheme="majorBidi"/>
              <w:caps/>
              <w:color w:val="2C7FCE" w:themeColor="text2" w:themeTint="99"/>
              <w:sz w:val="54"/>
              <w:szCs w:val="54"/>
            </w:rPr>
          </w:pPr>
          <w:r>
            <w:rPr>
              <w:caps/>
              <w:color w:val="2C7FCE" w:themeColor="text2" w:themeTint="99"/>
              <w:sz w:val="54"/>
              <w:szCs w:val="54"/>
            </w:rPr>
            <w:br w:type="page"/>
          </w:r>
        </w:p>
      </w:sdtContent>
    </w:sdt>
    <w:sdt>
      <w:sdtPr>
        <w:rPr>
          <w:sz w:val="24"/>
          <w:szCs w:val="24"/>
        </w:rPr>
        <w:id w:val="40210779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18"/>
          <w:szCs w:val="18"/>
          <w:lang w:val="en-PK"/>
          <w14:ligatures w14:val="standardContextual"/>
        </w:rPr>
      </w:sdtEndPr>
      <w:sdtContent>
        <w:p w14:paraId="1E9D73DF" w14:textId="6EE96CB2" w:rsidR="0037017E" w:rsidRPr="00B65D7D" w:rsidRDefault="0037017E">
          <w:pPr>
            <w:pStyle w:val="TOCHeading"/>
            <w:rPr>
              <w:sz w:val="24"/>
              <w:szCs w:val="24"/>
            </w:rPr>
          </w:pPr>
          <w:r w:rsidRPr="00B65D7D">
            <w:rPr>
              <w:sz w:val="24"/>
              <w:szCs w:val="24"/>
            </w:rPr>
            <w:t>Table of Contents</w:t>
          </w:r>
        </w:p>
        <w:p w14:paraId="58AFBD18" w14:textId="7A96BBE7" w:rsidR="00B65D7D" w:rsidRPr="00B65D7D" w:rsidRDefault="0037017E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r w:rsidRPr="00B65D7D">
            <w:rPr>
              <w:sz w:val="18"/>
              <w:szCs w:val="18"/>
            </w:rPr>
            <w:fldChar w:fldCharType="begin"/>
          </w:r>
          <w:r w:rsidRPr="00B65D7D">
            <w:rPr>
              <w:sz w:val="18"/>
              <w:szCs w:val="18"/>
            </w:rPr>
            <w:instrText xml:space="preserve"> TOC \o "1-3" \h \z \u </w:instrText>
          </w:r>
          <w:r w:rsidRPr="00B65D7D">
            <w:rPr>
              <w:sz w:val="18"/>
              <w:szCs w:val="18"/>
            </w:rPr>
            <w:fldChar w:fldCharType="separate"/>
          </w:r>
          <w:hyperlink w:anchor="_Toc193709035" w:history="1">
            <w:r w:rsidR="00B65D7D" w:rsidRPr="00B65D7D">
              <w:rPr>
                <w:rStyle w:val="Hyperlink"/>
                <w:noProof/>
                <w:sz w:val="20"/>
                <w:szCs w:val="20"/>
              </w:rPr>
              <w:t>1. Introduction</w:t>
            </w:r>
            <w:r w:rsidR="00B65D7D" w:rsidRPr="00B65D7D">
              <w:rPr>
                <w:noProof/>
                <w:webHidden/>
                <w:sz w:val="20"/>
                <w:szCs w:val="20"/>
              </w:rPr>
              <w:tab/>
            </w:r>
            <w:r w:rsidR="00B65D7D"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="00B65D7D" w:rsidRPr="00B65D7D">
              <w:rPr>
                <w:noProof/>
                <w:webHidden/>
                <w:sz w:val="20"/>
                <w:szCs w:val="20"/>
              </w:rPr>
              <w:instrText xml:space="preserve"> PAGEREF _Toc193709035 \h </w:instrText>
            </w:r>
            <w:r w:rsidR="00B65D7D" w:rsidRPr="00B65D7D">
              <w:rPr>
                <w:noProof/>
                <w:webHidden/>
                <w:sz w:val="20"/>
                <w:szCs w:val="20"/>
              </w:rPr>
            </w:r>
            <w:r w:rsidR="00B65D7D"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2</w:t>
            </w:r>
            <w:r w:rsidR="00B65D7D"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8F62DC3" w14:textId="7C0A4D38" w:rsidR="00B65D7D" w:rsidRPr="00B65D7D" w:rsidRDefault="00B65D7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36" w:history="1">
            <w:r w:rsidRPr="00B65D7D">
              <w:rPr>
                <w:rStyle w:val="Hyperlink"/>
                <w:noProof/>
                <w:sz w:val="20"/>
                <w:szCs w:val="20"/>
              </w:rPr>
              <w:t>2. Key Observations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_Toc193709036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2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7468F32" w14:textId="10191C56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37" w:history="1">
            <w:r w:rsidRPr="00B65D7D">
              <w:rPr>
                <w:rStyle w:val="Hyperlink"/>
                <w:noProof/>
                <w:sz w:val="20"/>
                <w:szCs w:val="20"/>
              </w:rPr>
              <w:t>2.1 Demographics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_Toc193709037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2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8F04694" w14:textId="4FB38EAE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38" w:history="1">
            <w:r w:rsidRPr="00B65D7D">
              <w:rPr>
                <w:rStyle w:val="Hyperlink"/>
                <w:noProof/>
                <w:sz w:val="20"/>
                <w:szCs w:val="20"/>
              </w:rPr>
              <w:t>2.2 Follow-Up Trends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_Toc193709038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2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4D09EAB" w14:textId="57959FD9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39" w:history="1">
            <w:r w:rsidRPr="00B65D7D">
              <w:rPr>
                <w:rStyle w:val="Hyperlink"/>
                <w:noProof/>
                <w:sz w:val="20"/>
                <w:szCs w:val="20"/>
              </w:rPr>
              <w:t>2.3 Surgery Data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_Toc193709039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3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263C62F" w14:textId="1310AE0C" w:rsidR="00B65D7D" w:rsidRPr="00B65D7D" w:rsidRDefault="00B65D7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40" w:history="1">
            <w:r w:rsidRPr="00B65D7D">
              <w:rPr>
                <w:rStyle w:val="Hyperlink"/>
                <w:noProof/>
                <w:sz w:val="20"/>
                <w:szCs w:val="20"/>
              </w:rPr>
              <w:t>Surgery Types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_Toc193709040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3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8B6DE88" w14:textId="314F7F1D" w:rsidR="00B65D7D" w:rsidRPr="00B65D7D" w:rsidRDefault="00B65D7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41" w:history="1">
            <w:r w:rsidRPr="00B65D7D">
              <w:rPr>
                <w:rStyle w:val="Hyperlink"/>
                <w:noProof/>
                <w:sz w:val="20"/>
                <w:szCs w:val="20"/>
              </w:rPr>
              <w:t>Complication Rates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_Toc193709041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3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A83B8A2" w14:textId="248FE819" w:rsidR="00B65D7D" w:rsidRPr="00B65D7D" w:rsidRDefault="00B65D7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42" w:history="1">
            <w:r w:rsidRPr="00B65D7D">
              <w:rPr>
                <w:rStyle w:val="Hyperlink"/>
                <w:noProof/>
                <w:sz w:val="20"/>
                <w:szCs w:val="20"/>
              </w:rPr>
              <w:t>Outcomes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_Toc193709042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3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A4F05A7" w14:textId="6FF027B8" w:rsidR="00B65D7D" w:rsidRPr="00B65D7D" w:rsidRDefault="00B65D7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43" w:history="1">
            <w:r w:rsidRPr="00B65D7D">
              <w:rPr>
                <w:rStyle w:val="Hyperlink"/>
                <w:noProof/>
                <w:sz w:val="20"/>
                <w:szCs w:val="20"/>
              </w:rPr>
              <w:t>3. Detailed Analysis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_Toc193709043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3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498B99A" w14:textId="43461A2A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44" w:history="1">
            <w:r w:rsidRPr="00B65D7D">
              <w:rPr>
                <w:rStyle w:val="Hyperlink"/>
                <w:noProof/>
                <w:sz w:val="20"/>
                <w:szCs w:val="20"/>
              </w:rPr>
              <w:t>3.1 Correlation Between Variables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_Toc193709044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3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2150BEF" w14:textId="422CA6D7" w:rsidR="00B65D7D" w:rsidRPr="00B65D7D" w:rsidRDefault="00B65D7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45" w:history="1">
            <w:r w:rsidRPr="00B65D7D">
              <w:rPr>
                <w:rStyle w:val="Hyperlink"/>
                <w:noProof/>
                <w:sz w:val="20"/>
                <w:szCs w:val="20"/>
              </w:rPr>
              <w:t>3.1.1 Tumor Size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_Toc193709045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3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C779223" w14:textId="70289ECA" w:rsidR="00B65D7D" w:rsidRPr="00B65D7D" w:rsidRDefault="00B65D7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46" w:history="1">
            <w:r w:rsidRPr="00B65D7D">
              <w:rPr>
                <w:rStyle w:val="Hyperlink"/>
                <w:noProof/>
                <w:sz w:val="20"/>
                <w:szCs w:val="20"/>
              </w:rPr>
              <w:t>3.1.2 Receptor Status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_Toc193709046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4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22E190A" w14:textId="557821AB" w:rsidR="00B65D7D" w:rsidRPr="00B65D7D" w:rsidRDefault="00B65D7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47" w:history="1">
            <w:r w:rsidRPr="00B65D7D">
              <w:rPr>
                <w:rStyle w:val="Hyperlink"/>
                <w:noProof/>
                <w:sz w:val="20"/>
                <w:szCs w:val="20"/>
              </w:rPr>
              <w:t>3.1.3 Age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_Toc193709047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4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D8363AE" w14:textId="1A155E6E" w:rsidR="00B65D7D" w:rsidRPr="00B65D7D" w:rsidRDefault="00B65D7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48" w:history="1">
            <w:r w:rsidRPr="00B65D7D">
              <w:rPr>
                <w:rStyle w:val="Hyperlink"/>
                <w:noProof/>
                <w:sz w:val="20"/>
                <w:szCs w:val="20"/>
              </w:rPr>
              <w:t>3.1.4 Lymph Node Involvement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_Toc193709048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4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493FC41" w14:textId="2C040531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49" w:history="1">
            <w:r w:rsidRPr="00B65D7D">
              <w:rPr>
                <w:rStyle w:val="Hyperlink"/>
                <w:noProof/>
                <w:sz w:val="20"/>
                <w:szCs w:val="20"/>
              </w:rPr>
              <w:t>3.2 Disease-Specific Insights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_Toc193709049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4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410EA0" w14:textId="2DBA9761" w:rsidR="00B65D7D" w:rsidRPr="00B65D7D" w:rsidRDefault="00B65D7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50" w:history="1">
            <w:r w:rsidRPr="00B65D7D">
              <w:rPr>
                <w:rStyle w:val="Hyperlink"/>
                <w:noProof/>
                <w:sz w:val="20"/>
                <w:szCs w:val="20"/>
              </w:rPr>
              <w:t>3.2.1 Breast Cancer Types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_Toc193709050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4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6DACEC4" w14:textId="547170CD" w:rsidR="00B65D7D" w:rsidRPr="00B65D7D" w:rsidRDefault="00B65D7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51" w:history="1">
            <w:r w:rsidRPr="00B65D7D">
              <w:rPr>
                <w:rStyle w:val="Hyperlink"/>
                <w:noProof/>
                <w:sz w:val="20"/>
                <w:szCs w:val="20"/>
              </w:rPr>
              <w:t>3.2.2 Recurrence by Organ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_Toc193709051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5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33B095A" w14:textId="11116971" w:rsidR="00B65D7D" w:rsidRPr="00B65D7D" w:rsidRDefault="00B65D7D">
          <w:pPr>
            <w:pStyle w:val="TOC3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52" w:history="1">
            <w:r w:rsidRPr="00B65D7D">
              <w:rPr>
                <w:rStyle w:val="Hyperlink"/>
                <w:noProof/>
                <w:sz w:val="20"/>
                <w:szCs w:val="20"/>
              </w:rPr>
              <w:t>3.2.3 Surgical Outcomes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_Toc193709052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5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AE27480" w14:textId="7315D83B" w:rsidR="00B65D7D" w:rsidRPr="00B65D7D" w:rsidRDefault="00B65D7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53" w:history="1">
            <w:r w:rsidRPr="00B65D7D">
              <w:rPr>
                <w:rStyle w:val="Hyperlink"/>
                <w:noProof/>
                <w:sz w:val="20"/>
                <w:szCs w:val="20"/>
              </w:rPr>
              <w:t>4. Descriptive Statistics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_Toc193709053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6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C9C0BD3" w14:textId="51445880" w:rsidR="00B65D7D" w:rsidRPr="00B65D7D" w:rsidRDefault="00B65D7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54" w:history="1">
            <w:r w:rsidRPr="00B65D7D">
              <w:rPr>
                <w:rStyle w:val="Hyperlink"/>
                <w:noProof/>
                <w:sz w:val="20"/>
                <w:szCs w:val="20"/>
              </w:rPr>
              <w:t>5. Frequency Analysis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_Toc193709054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7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7E6665" w14:textId="23992F41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55" w:history="1">
            <w:r w:rsidRPr="00B65D7D">
              <w:rPr>
                <w:rStyle w:val="Hyperlink"/>
                <w:noProof/>
                <w:sz w:val="20"/>
                <w:szCs w:val="20"/>
              </w:rPr>
              <w:t>5.1 Gender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_Toc193709055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7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12B2FF6" w14:textId="62F35828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56" w:history="1">
            <w:r w:rsidRPr="00B65D7D">
              <w:rPr>
                <w:rStyle w:val="Hyperlink"/>
                <w:noProof/>
                <w:sz w:val="20"/>
                <w:szCs w:val="20"/>
              </w:rPr>
              <w:t>5.2 Marital Status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_Toc193709056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7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DBA497" w14:textId="3E9877D9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57" w:history="1">
            <w:r w:rsidRPr="00B65D7D">
              <w:rPr>
                <w:rStyle w:val="Hyperlink"/>
                <w:noProof/>
                <w:sz w:val="20"/>
                <w:szCs w:val="20"/>
              </w:rPr>
              <w:t>5.3 Surgery Type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_Toc193709057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7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54625D9" w14:textId="3390DF64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58" w:history="1">
            <w:r w:rsidRPr="00B65D7D">
              <w:rPr>
                <w:rStyle w:val="Hyperlink"/>
                <w:noProof/>
                <w:sz w:val="20"/>
                <w:szCs w:val="20"/>
              </w:rPr>
              <w:t>5.4 Sentinel Lymph Node Biopsy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_Toc193709058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7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F26D7E9" w14:textId="691F4F3D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59" w:history="1">
            <w:r w:rsidRPr="00B65D7D">
              <w:rPr>
                <w:rStyle w:val="Hyperlink"/>
                <w:noProof/>
                <w:sz w:val="20"/>
                <w:szCs w:val="20"/>
              </w:rPr>
              <w:t>5.5 Axillary Clearance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_Toc193709059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7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035FCEE" w14:textId="5057FFA2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60" w:history="1">
            <w:r w:rsidRPr="00B65D7D">
              <w:rPr>
                <w:rStyle w:val="Hyperlink"/>
                <w:noProof/>
                <w:sz w:val="20"/>
                <w:szCs w:val="20"/>
              </w:rPr>
              <w:t>5.6 Correlation Analysis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_Toc193709060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8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23516E4" w14:textId="48F4A101" w:rsidR="00B65D7D" w:rsidRPr="00B65D7D" w:rsidRDefault="00B65D7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61" w:history="1">
            <w:r w:rsidRPr="00B65D7D">
              <w:rPr>
                <w:rStyle w:val="Hyperlink"/>
                <w:noProof/>
                <w:sz w:val="20"/>
                <w:szCs w:val="20"/>
              </w:rPr>
              <w:t>6. Survival Analysis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_Toc193709061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8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9BC2057" w14:textId="60F62BF4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62" w:history="1">
            <w:r w:rsidRPr="00B65D7D">
              <w:rPr>
                <w:rStyle w:val="Hyperlink"/>
                <w:noProof/>
                <w:sz w:val="20"/>
                <w:szCs w:val="20"/>
              </w:rPr>
              <w:t>6.1 Disease-Free Survival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_Toc193709062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8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1317895" w14:textId="49F755C3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63" w:history="1">
            <w:r w:rsidRPr="00B65D7D">
              <w:rPr>
                <w:rStyle w:val="Hyperlink"/>
                <w:noProof/>
                <w:sz w:val="20"/>
                <w:szCs w:val="20"/>
              </w:rPr>
              <w:t>6.2 Metastasis Locations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_Toc193709063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8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1EBB0D6" w14:textId="52AECD9F" w:rsidR="00B65D7D" w:rsidRPr="00B65D7D" w:rsidRDefault="00B65D7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64" w:history="1">
            <w:r w:rsidRPr="00B65D7D">
              <w:rPr>
                <w:rStyle w:val="Hyperlink"/>
                <w:noProof/>
                <w:sz w:val="20"/>
                <w:szCs w:val="20"/>
              </w:rPr>
              <w:t>7. Insights from Past Medical History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_Toc193709064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9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EBF13C" w14:textId="53E23D72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65" w:history="1">
            <w:r w:rsidRPr="00B65D7D">
              <w:rPr>
                <w:rStyle w:val="Hyperlink"/>
                <w:noProof/>
                <w:sz w:val="20"/>
                <w:szCs w:val="20"/>
              </w:rPr>
              <w:t>7.1 Chronic Conditions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_Toc193709065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9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926F6D" w14:textId="4DFB7D32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66" w:history="1">
            <w:r w:rsidRPr="00B65D7D">
              <w:rPr>
                <w:rStyle w:val="Hyperlink"/>
                <w:noProof/>
                <w:sz w:val="20"/>
                <w:szCs w:val="20"/>
              </w:rPr>
              <w:t>7.2 Reproductive History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_Toc193709066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9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4BC98043" w14:textId="22BFECB0" w:rsidR="00B65D7D" w:rsidRPr="00B65D7D" w:rsidRDefault="00B65D7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67" w:history="1">
            <w:r w:rsidRPr="00B65D7D">
              <w:rPr>
                <w:rStyle w:val="Hyperlink"/>
                <w:noProof/>
                <w:sz w:val="20"/>
                <w:szCs w:val="20"/>
              </w:rPr>
              <w:t>8. Insights from Family History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_Toc193709067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9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0C4A781D" w14:textId="55C487E2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68" w:history="1">
            <w:r w:rsidRPr="00B65D7D">
              <w:rPr>
                <w:rStyle w:val="Hyperlink"/>
                <w:noProof/>
                <w:sz w:val="20"/>
                <w:szCs w:val="20"/>
              </w:rPr>
              <w:t>8.1 Genetic Risk Factors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_Toc193709068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9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FEEA7FC" w14:textId="1240E9BE" w:rsidR="00B65D7D" w:rsidRPr="00B65D7D" w:rsidRDefault="00B65D7D">
          <w:pPr>
            <w:pStyle w:val="TOC2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69" w:history="1">
            <w:r w:rsidRPr="00B65D7D">
              <w:rPr>
                <w:rStyle w:val="Hyperlink"/>
                <w:noProof/>
                <w:sz w:val="20"/>
                <w:szCs w:val="20"/>
              </w:rPr>
              <w:t>8.2 Consanguinity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_Toc193709069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10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21AF31E9" w14:textId="3005D13D" w:rsidR="00B65D7D" w:rsidRPr="00B65D7D" w:rsidRDefault="00B65D7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70" w:history="1">
            <w:r w:rsidRPr="00B65D7D">
              <w:rPr>
                <w:rStyle w:val="Hyperlink"/>
                <w:noProof/>
                <w:sz w:val="20"/>
                <w:szCs w:val="20"/>
              </w:rPr>
              <w:t>9. Trends and Patterns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_Toc193709070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11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591A766F" w14:textId="235FFEE6" w:rsidR="00B65D7D" w:rsidRPr="00B65D7D" w:rsidRDefault="00B65D7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71" w:history="1">
            <w:r w:rsidRPr="00B65D7D">
              <w:rPr>
                <w:rStyle w:val="Hyperlink"/>
                <w:noProof/>
                <w:sz w:val="20"/>
                <w:szCs w:val="20"/>
              </w:rPr>
              <w:t>10. Key Observations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_Toc193709071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11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673E6267" w14:textId="27175C4C" w:rsidR="00B65D7D" w:rsidRPr="00B65D7D" w:rsidRDefault="00B65D7D">
          <w:pPr>
            <w:pStyle w:val="TOC1"/>
            <w:tabs>
              <w:tab w:val="right" w:leader="dot" w:pos="10456"/>
            </w:tabs>
            <w:rPr>
              <w:rFonts w:eastAsiaTheme="minorEastAsia"/>
              <w:noProof/>
              <w:lang w:val="en-PK" w:eastAsia="en-PK"/>
            </w:rPr>
          </w:pPr>
          <w:hyperlink w:anchor="_Toc193709072" w:history="1">
            <w:r w:rsidRPr="00B65D7D">
              <w:rPr>
                <w:rStyle w:val="Hyperlink"/>
                <w:noProof/>
                <w:sz w:val="20"/>
                <w:szCs w:val="20"/>
              </w:rPr>
              <w:t>11. Recommendations</w:t>
            </w:r>
            <w:r w:rsidRPr="00B65D7D">
              <w:rPr>
                <w:noProof/>
                <w:webHidden/>
                <w:sz w:val="20"/>
                <w:szCs w:val="20"/>
              </w:rPr>
              <w:tab/>
            </w:r>
            <w:r w:rsidRPr="00B65D7D">
              <w:rPr>
                <w:noProof/>
                <w:webHidden/>
                <w:sz w:val="20"/>
                <w:szCs w:val="20"/>
              </w:rPr>
              <w:fldChar w:fldCharType="begin"/>
            </w:r>
            <w:r w:rsidRPr="00B65D7D">
              <w:rPr>
                <w:noProof/>
                <w:webHidden/>
                <w:sz w:val="20"/>
                <w:szCs w:val="20"/>
              </w:rPr>
              <w:instrText xml:space="preserve"> PAGEREF _Toc193709072 \h </w:instrText>
            </w:r>
            <w:r w:rsidRPr="00B65D7D">
              <w:rPr>
                <w:noProof/>
                <w:webHidden/>
                <w:sz w:val="20"/>
                <w:szCs w:val="20"/>
              </w:rPr>
            </w:r>
            <w:r w:rsidRPr="00B65D7D">
              <w:rPr>
                <w:noProof/>
                <w:webHidden/>
                <w:sz w:val="20"/>
                <w:szCs w:val="20"/>
              </w:rPr>
              <w:fldChar w:fldCharType="separate"/>
            </w:r>
            <w:r w:rsidR="00FD243A">
              <w:rPr>
                <w:noProof/>
                <w:webHidden/>
                <w:sz w:val="20"/>
                <w:szCs w:val="20"/>
              </w:rPr>
              <w:t>11</w:t>
            </w:r>
            <w:r w:rsidRPr="00B65D7D">
              <w:rPr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972EFC1" w14:textId="5F5200B4" w:rsidR="0037017E" w:rsidRDefault="0037017E">
          <w:r w:rsidRPr="00B65D7D">
            <w:rPr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2E11CD22" w14:textId="2016F8AA" w:rsidR="003B0402" w:rsidRDefault="003B0402">
      <w:r>
        <w:br w:type="page"/>
      </w:r>
    </w:p>
    <w:p w14:paraId="59DE00C7" w14:textId="6F32D539" w:rsidR="000D62CB" w:rsidRPr="00766C98" w:rsidRDefault="000D62CB" w:rsidP="00930EF0">
      <w:pPr>
        <w:pStyle w:val="Heading1"/>
        <w:rPr>
          <w:sz w:val="32"/>
          <w:szCs w:val="32"/>
        </w:rPr>
      </w:pPr>
      <w:bookmarkStart w:id="0" w:name="_Toc193709035"/>
      <w:r w:rsidRPr="00766C98">
        <w:rPr>
          <w:sz w:val="32"/>
          <w:szCs w:val="32"/>
        </w:rPr>
        <w:lastRenderedPageBreak/>
        <w:t>1. Introduction</w:t>
      </w:r>
      <w:bookmarkEnd w:id="0"/>
    </w:p>
    <w:p w14:paraId="34D0B353" w14:textId="0EB7E57E" w:rsidR="000D62CB" w:rsidRPr="000D62CB" w:rsidRDefault="000D62CB" w:rsidP="000D62CB">
      <w:r w:rsidRPr="000D62CB">
        <w:t xml:space="preserve">This report provides a detailed analysis of patient data extracted from </w:t>
      </w:r>
      <w:r w:rsidR="003F710B">
        <w:t xml:space="preserve">multiple </w:t>
      </w:r>
      <w:r w:rsidRPr="000D62CB">
        <w:t xml:space="preserve">datasets: </w:t>
      </w:r>
      <w:r w:rsidRPr="000D62CB">
        <w:rPr>
          <w:b/>
          <w:bCs/>
        </w:rPr>
        <w:t>patients.csv</w:t>
      </w:r>
      <w:r w:rsidRPr="000D62CB">
        <w:t xml:space="preserve">, </w:t>
      </w:r>
      <w:r w:rsidR="003F710B" w:rsidRPr="003F710B">
        <w:rPr>
          <w:b/>
          <w:bCs/>
        </w:rPr>
        <w:t xml:space="preserve">pasthistory.csv, familyhistory.csv, clinicaldiagnosis.csv, examinations.csv, </w:t>
      </w:r>
      <w:r w:rsidRPr="000D62CB">
        <w:rPr>
          <w:b/>
          <w:bCs/>
        </w:rPr>
        <w:t>followup.csv</w:t>
      </w:r>
      <w:r w:rsidRPr="000D62CB">
        <w:t xml:space="preserve">, and </w:t>
      </w:r>
      <w:r w:rsidRPr="000D62CB">
        <w:rPr>
          <w:b/>
          <w:bCs/>
        </w:rPr>
        <w:t>surgery.csv</w:t>
      </w:r>
      <w:r w:rsidRPr="000D62CB">
        <w:t>. The goal is to identify trends, correlations, and actionable insights to improve healthcare outcomes.</w:t>
      </w:r>
    </w:p>
    <w:p w14:paraId="4E868312" w14:textId="77777777" w:rsidR="000D62CB" w:rsidRPr="00766C98" w:rsidRDefault="000D62CB" w:rsidP="00930EF0">
      <w:pPr>
        <w:pStyle w:val="Heading1"/>
        <w:rPr>
          <w:sz w:val="32"/>
          <w:szCs w:val="32"/>
        </w:rPr>
      </w:pPr>
      <w:bookmarkStart w:id="1" w:name="_Toc193709036"/>
      <w:r w:rsidRPr="00766C98">
        <w:rPr>
          <w:sz w:val="32"/>
          <w:szCs w:val="32"/>
        </w:rPr>
        <w:t>2. Key Observations</w:t>
      </w:r>
      <w:bookmarkEnd w:id="1"/>
    </w:p>
    <w:p w14:paraId="195F3BBC" w14:textId="77777777" w:rsidR="000D62CB" w:rsidRPr="00766C98" w:rsidRDefault="000D62CB" w:rsidP="00930EF0">
      <w:pPr>
        <w:pStyle w:val="Heading2"/>
        <w:rPr>
          <w:sz w:val="28"/>
          <w:szCs w:val="28"/>
        </w:rPr>
      </w:pPr>
      <w:bookmarkStart w:id="2" w:name="_Toc193709037"/>
      <w:r w:rsidRPr="00766C98">
        <w:rPr>
          <w:sz w:val="28"/>
          <w:szCs w:val="28"/>
        </w:rPr>
        <w:t>2.1 Demographics</w:t>
      </w:r>
      <w:bookmarkEnd w:id="2"/>
    </w:p>
    <w:tbl>
      <w:tblPr>
        <w:tblStyle w:val="GridTable1Light-Accent1"/>
        <w:tblW w:w="9775" w:type="dxa"/>
        <w:tblLook w:val="04A0" w:firstRow="1" w:lastRow="0" w:firstColumn="1" w:lastColumn="0" w:noHBand="0" w:noVBand="1"/>
      </w:tblPr>
      <w:tblGrid>
        <w:gridCol w:w="2001"/>
        <w:gridCol w:w="7774"/>
      </w:tblGrid>
      <w:tr w:rsidR="000D62CB" w:rsidRPr="000D62CB" w14:paraId="0D81868C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8347E0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Variable</w:t>
            </w:r>
          </w:p>
        </w:tc>
        <w:tc>
          <w:tcPr>
            <w:tcW w:w="0" w:type="auto"/>
            <w:hideMark/>
          </w:tcPr>
          <w:p w14:paraId="48695F80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Details</w:t>
            </w:r>
          </w:p>
        </w:tc>
      </w:tr>
      <w:tr w:rsidR="000D62CB" w:rsidRPr="000D62CB" w14:paraId="31B349DC" w14:textId="77777777" w:rsidTr="005C0F3A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513A1C" w14:textId="77777777" w:rsidR="000D62CB" w:rsidRPr="000D62CB" w:rsidRDefault="000D62CB" w:rsidP="000D62CB">
            <w:r w:rsidRPr="000D62CB">
              <w:t>Age Range</w:t>
            </w:r>
          </w:p>
        </w:tc>
        <w:tc>
          <w:tcPr>
            <w:tcW w:w="0" w:type="auto"/>
            <w:hideMark/>
          </w:tcPr>
          <w:p w14:paraId="332F1E89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Youngest: 21 years; Oldest: 94 years; Average: ~50 years.</w:t>
            </w:r>
          </w:p>
        </w:tc>
      </w:tr>
      <w:tr w:rsidR="000D62CB" w:rsidRPr="000D62CB" w14:paraId="1724E7BC" w14:textId="77777777" w:rsidTr="005C0F3A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253977" w14:textId="77777777" w:rsidR="000D62CB" w:rsidRPr="000D62CB" w:rsidRDefault="000D62CB" w:rsidP="000D62CB">
            <w:r w:rsidRPr="000D62CB">
              <w:t>Marital Status</w:t>
            </w:r>
          </w:p>
        </w:tc>
        <w:tc>
          <w:tcPr>
            <w:tcW w:w="0" w:type="auto"/>
            <w:hideMark/>
          </w:tcPr>
          <w:p w14:paraId="1D1A5B15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Majority (~80%) are currently married.</w:t>
            </w:r>
          </w:p>
        </w:tc>
      </w:tr>
      <w:tr w:rsidR="000D62CB" w:rsidRPr="000D62CB" w14:paraId="20FE4B1E" w14:textId="77777777" w:rsidTr="005C0F3A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DAC620" w14:textId="77777777" w:rsidR="000D62CB" w:rsidRPr="000D62CB" w:rsidRDefault="000D62CB" w:rsidP="000D62CB">
            <w:r w:rsidRPr="000D62CB">
              <w:t>Occupation</w:t>
            </w:r>
          </w:p>
        </w:tc>
        <w:tc>
          <w:tcPr>
            <w:tcW w:w="0" w:type="auto"/>
            <w:hideMark/>
          </w:tcPr>
          <w:p w14:paraId="4CEFA79F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Most common occupation is housewife (~60%).</w:t>
            </w:r>
          </w:p>
        </w:tc>
      </w:tr>
      <w:tr w:rsidR="000D62CB" w:rsidRPr="000D62CB" w14:paraId="1DA2E21D" w14:textId="77777777" w:rsidTr="005C0F3A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474E5" w14:textId="77777777" w:rsidR="000D62CB" w:rsidRPr="000D62CB" w:rsidRDefault="000D62CB" w:rsidP="000D62CB">
            <w:r w:rsidRPr="000D62CB">
              <w:t>Geography</w:t>
            </w:r>
          </w:p>
        </w:tc>
        <w:tc>
          <w:tcPr>
            <w:tcW w:w="0" w:type="auto"/>
            <w:hideMark/>
          </w:tcPr>
          <w:p w14:paraId="18555B79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Majority (~70%) reside in Karachi; others spread across smaller cities.</w:t>
            </w:r>
          </w:p>
        </w:tc>
      </w:tr>
      <w:tr w:rsidR="000D62CB" w:rsidRPr="000D62CB" w14:paraId="4211B37C" w14:textId="77777777" w:rsidTr="005C0F3A">
        <w:trPr>
          <w:trHeight w:val="4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C92C02" w14:textId="77777777" w:rsidR="000D62CB" w:rsidRPr="000D62CB" w:rsidRDefault="000D62CB" w:rsidP="000D62CB">
            <w:r w:rsidRPr="000D62CB">
              <w:t>Contact Info</w:t>
            </w:r>
          </w:p>
        </w:tc>
        <w:tc>
          <w:tcPr>
            <w:tcW w:w="0" w:type="auto"/>
            <w:hideMark/>
          </w:tcPr>
          <w:p w14:paraId="1CAA086B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High availability of mobile numbers (</w:t>
            </w:r>
            <w:del w:id="3" w:author="Unknown">
              <w:r w:rsidRPr="000D62CB">
                <w:delText>90%) compared to landlines (</w:delText>
              </w:r>
            </w:del>
            <w:r w:rsidRPr="000D62CB">
              <w:t>80%).</w:t>
            </w:r>
          </w:p>
        </w:tc>
      </w:tr>
      <w:tr w:rsidR="000D62CB" w:rsidRPr="000D62CB" w14:paraId="247D424D" w14:textId="77777777" w:rsidTr="005C0F3A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F61E1" w14:textId="77777777" w:rsidR="000D62CB" w:rsidRPr="000D62CB" w:rsidRDefault="000D62CB" w:rsidP="000D62CB">
            <w:r w:rsidRPr="000D62CB">
              <w:t>Registration Era</w:t>
            </w:r>
          </w:p>
        </w:tc>
        <w:tc>
          <w:tcPr>
            <w:tcW w:w="0" w:type="auto"/>
            <w:hideMark/>
          </w:tcPr>
          <w:p w14:paraId="1AFAD9AB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Peak registration period: 2000–2010 (~60%).</w:t>
            </w:r>
          </w:p>
        </w:tc>
      </w:tr>
    </w:tbl>
    <w:p w14:paraId="74653AE4" w14:textId="77777777" w:rsidR="000D62CB" w:rsidRPr="000D62CB" w:rsidRDefault="00000000" w:rsidP="000D62CB">
      <w:r>
        <w:pict w14:anchorId="2196619D">
          <v:rect id="_x0000_i1026" style="width:0;height:0" o:hralign="center" o:hrstd="t" o:hrnoshade="t" o:hr="t" fillcolor="#2c2c36" stroked="f"/>
        </w:pict>
      </w:r>
    </w:p>
    <w:p w14:paraId="6A91427F" w14:textId="77777777" w:rsidR="000D62CB" w:rsidRPr="00766C98" w:rsidRDefault="000D62CB" w:rsidP="00930EF0">
      <w:pPr>
        <w:pStyle w:val="Heading2"/>
        <w:rPr>
          <w:sz w:val="28"/>
          <w:szCs w:val="28"/>
        </w:rPr>
      </w:pPr>
      <w:bookmarkStart w:id="4" w:name="_Toc193709038"/>
      <w:r w:rsidRPr="00766C98">
        <w:rPr>
          <w:sz w:val="28"/>
          <w:szCs w:val="28"/>
        </w:rPr>
        <w:t>2.2 Follow-Up Trends</w:t>
      </w:r>
      <w:bookmarkEnd w:id="4"/>
    </w:p>
    <w:tbl>
      <w:tblPr>
        <w:tblStyle w:val="GridTable1Light-Accent1"/>
        <w:tblW w:w="9855" w:type="dxa"/>
        <w:tblLook w:val="04A0" w:firstRow="1" w:lastRow="0" w:firstColumn="1" w:lastColumn="0" w:noHBand="0" w:noVBand="1"/>
      </w:tblPr>
      <w:tblGrid>
        <w:gridCol w:w="2238"/>
        <w:gridCol w:w="7617"/>
      </w:tblGrid>
      <w:tr w:rsidR="000D62CB" w:rsidRPr="000D62CB" w14:paraId="010C8B90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  <w:hideMark/>
          </w:tcPr>
          <w:p w14:paraId="61B10423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Variable</w:t>
            </w:r>
          </w:p>
        </w:tc>
        <w:tc>
          <w:tcPr>
            <w:tcW w:w="7617" w:type="dxa"/>
            <w:hideMark/>
          </w:tcPr>
          <w:p w14:paraId="5EF8922C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Details</w:t>
            </w:r>
          </w:p>
        </w:tc>
      </w:tr>
      <w:tr w:rsidR="000D62CB" w:rsidRPr="000D62CB" w14:paraId="43AB54C4" w14:textId="77777777" w:rsidTr="005C0F3A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  <w:hideMark/>
          </w:tcPr>
          <w:p w14:paraId="5952C42A" w14:textId="77777777" w:rsidR="000D62CB" w:rsidRPr="000D62CB" w:rsidRDefault="000D62CB" w:rsidP="000D62CB">
            <w:r w:rsidRPr="000D62CB">
              <w:t>Alive Status</w:t>
            </w:r>
          </w:p>
        </w:tc>
        <w:tc>
          <w:tcPr>
            <w:tcW w:w="7617" w:type="dxa"/>
            <w:hideMark/>
          </w:tcPr>
          <w:p w14:paraId="573C6995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Alive: ~75%; Deceased: ~25%.</w:t>
            </w:r>
          </w:p>
        </w:tc>
      </w:tr>
      <w:tr w:rsidR="000D62CB" w:rsidRPr="000D62CB" w14:paraId="52E71F4F" w14:textId="77777777" w:rsidTr="005C0F3A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38" w:type="dxa"/>
            <w:hideMark/>
          </w:tcPr>
          <w:p w14:paraId="1EDFC2AA" w14:textId="77777777" w:rsidR="000D62CB" w:rsidRPr="000D62CB" w:rsidRDefault="000D62CB" w:rsidP="000D62CB">
            <w:r w:rsidRPr="000D62CB">
              <w:t>Recurrence Rates</w:t>
            </w:r>
          </w:p>
        </w:tc>
        <w:tc>
          <w:tcPr>
            <w:tcW w:w="7617" w:type="dxa"/>
            <w:hideMark/>
          </w:tcPr>
          <w:p w14:paraId="093BB6F9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Below 30: ~10%; 30–50: ~15%; 51–70: ~25%; Above 70: ~50%.</w:t>
            </w:r>
          </w:p>
        </w:tc>
      </w:tr>
    </w:tbl>
    <w:p w14:paraId="07A90407" w14:textId="77777777" w:rsidR="000D62CB" w:rsidRPr="000D62CB" w:rsidRDefault="00000000" w:rsidP="000D62CB">
      <w:r>
        <w:pict w14:anchorId="212B9615">
          <v:rect id="_x0000_i1027" style="width:0;height:0" o:hralign="center" o:hrstd="t" o:hrnoshade="t" o:hr="t" fillcolor="#2c2c36" stroked="f"/>
        </w:pict>
      </w:r>
    </w:p>
    <w:p w14:paraId="6CBF3406" w14:textId="77777777" w:rsidR="00791FFD" w:rsidRDefault="00791FFD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A0C2A5A" w14:textId="1B6AD6CD" w:rsidR="000D62CB" w:rsidRPr="00766C98" w:rsidRDefault="000D62CB" w:rsidP="00930EF0">
      <w:pPr>
        <w:pStyle w:val="Heading2"/>
        <w:rPr>
          <w:sz w:val="28"/>
          <w:szCs w:val="28"/>
        </w:rPr>
      </w:pPr>
      <w:bookmarkStart w:id="5" w:name="_Toc193709039"/>
      <w:r w:rsidRPr="00766C98">
        <w:rPr>
          <w:sz w:val="28"/>
          <w:szCs w:val="28"/>
        </w:rPr>
        <w:lastRenderedPageBreak/>
        <w:t>2.3 Surgery Data</w:t>
      </w:r>
      <w:bookmarkEnd w:id="5"/>
    </w:p>
    <w:p w14:paraId="3FC1A62C" w14:textId="77777777" w:rsidR="000D62CB" w:rsidRPr="00766C98" w:rsidRDefault="000D62CB" w:rsidP="00930EF0">
      <w:pPr>
        <w:pStyle w:val="Heading3"/>
        <w:rPr>
          <w:sz w:val="24"/>
          <w:szCs w:val="24"/>
        </w:rPr>
      </w:pPr>
      <w:bookmarkStart w:id="6" w:name="_Toc193709040"/>
      <w:r w:rsidRPr="00766C98">
        <w:rPr>
          <w:sz w:val="24"/>
          <w:szCs w:val="24"/>
        </w:rPr>
        <w:t>Surgery Types</w:t>
      </w:r>
      <w:bookmarkEnd w:id="6"/>
    </w:p>
    <w:tbl>
      <w:tblPr>
        <w:tblStyle w:val="GridTable1Light-Accent1"/>
        <w:tblW w:w="9669" w:type="dxa"/>
        <w:tblLook w:val="04A0" w:firstRow="1" w:lastRow="0" w:firstColumn="1" w:lastColumn="0" w:noHBand="0" w:noVBand="1"/>
      </w:tblPr>
      <w:tblGrid>
        <w:gridCol w:w="5483"/>
        <w:gridCol w:w="4186"/>
      </w:tblGrid>
      <w:tr w:rsidR="000D62CB" w:rsidRPr="000D62CB" w14:paraId="3F92AD13" w14:textId="77777777" w:rsidTr="003139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0B9FC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Surgery Type</w:t>
            </w:r>
          </w:p>
        </w:tc>
        <w:tc>
          <w:tcPr>
            <w:tcW w:w="0" w:type="auto"/>
            <w:hideMark/>
          </w:tcPr>
          <w:p w14:paraId="33BB9D6A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Percentage</w:t>
            </w:r>
          </w:p>
        </w:tc>
      </w:tr>
      <w:tr w:rsidR="000D62CB" w:rsidRPr="000D62CB" w14:paraId="246F1914" w14:textId="77777777" w:rsidTr="00313962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0679E8" w14:textId="77777777" w:rsidR="000D62CB" w:rsidRPr="000D62CB" w:rsidRDefault="000D62CB" w:rsidP="000D62CB">
            <w:r w:rsidRPr="000D62CB">
              <w:t>Lumpectomy</w:t>
            </w:r>
          </w:p>
        </w:tc>
        <w:tc>
          <w:tcPr>
            <w:tcW w:w="0" w:type="auto"/>
            <w:hideMark/>
          </w:tcPr>
          <w:p w14:paraId="087FA87B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~40%</w:t>
            </w:r>
          </w:p>
        </w:tc>
      </w:tr>
      <w:tr w:rsidR="000D62CB" w:rsidRPr="000D62CB" w14:paraId="211CA82C" w14:textId="77777777" w:rsidTr="00313962">
        <w:trPr>
          <w:trHeight w:val="7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21D60D" w14:textId="77777777" w:rsidR="000D62CB" w:rsidRPr="000D62CB" w:rsidRDefault="000D62CB" w:rsidP="000D62CB">
            <w:r w:rsidRPr="000D62CB">
              <w:t>Mastectomy</w:t>
            </w:r>
          </w:p>
        </w:tc>
        <w:tc>
          <w:tcPr>
            <w:tcW w:w="0" w:type="auto"/>
            <w:hideMark/>
          </w:tcPr>
          <w:p w14:paraId="0E1D9CFF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~35%</w:t>
            </w:r>
          </w:p>
        </w:tc>
      </w:tr>
      <w:tr w:rsidR="000D62CB" w:rsidRPr="000D62CB" w14:paraId="01C1530A" w14:textId="77777777" w:rsidTr="00313962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C690A" w14:textId="77777777" w:rsidR="000D62CB" w:rsidRPr="000D62CB" w:rsidRDefault="000D62CB" w:rsidP="000D62CB">
            <w:r w:rsidRPr="000D62CB">
              <w:t>Reconstruction</w:t>
            </w:r>
          </w:p>
        </w:tc>
        <w:tc>
          <w:tcPr>
            <w:tcW w:w="0" w:type="auto"/>
            <w:hideMark/>
          </w:tcPr>
          <w:p w14:paraId="5106824B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~15%</w:t>
            </w:r>
          </w:p>
        </w:tc>
      </w:tr>
      <w:tr w:rsidR="000D62CB" w:rsidRPr="000D62CB" w14:paraId="192F3D4F" w14:textId="77777777" w:rsidTr="00313962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9B474D" w14:textId="77777777" w:rsidR="000D62CB" w:rsidRPr="000D62CB" w:rsidRDefault="000D62CB" w:rsidP="000D62CB">
            <w:r w:rsidRPr="000D62CB">
              <w:t>Biopsy</w:t>
            </w:r>
          </w:p>
        </w:tc>
        <w:tc>
          <w:tcPr>
            <w:tcW w:w="0" w:type="auto"/>
            <w:hideMark/>
          </w:tcPr>
          <w:p w14:paraId="100B364F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~10%</w:t>
            </w:r>
          </w:p>
        </w:tc>
      </w:tr>
    </w:tbl>
    <w:p w14:paraId="3585356B" w14:textId="77777777" w:rsidR="006927EF" w:rsidRDefault="006927EF" w:rsidP="000D62CB">
      <w:pPr>
        <w:rPr>
          <w:b/>
          <w:bCs/>
        </w:rPr>
      </w:pPr>
    </w:p>
    <w:p w14:paraId="444FB38D" w14:textId="36DC1E5A" w:rsidR="000D62CB" w:rsidRPr="00766C98" w:rsidRDefault="000D62CB" w:rsidP="00930EF0">
      <w:pPr>
        <w:pStyle w:val="Heading3"/>
        <w:rPr>
          <w:sz w:val="24"/>
          <w:szCs w:val="24"/>
        </w:rPr>
      </w:pPr>
      <w:bookmarkStart w:id="7" w:name="_Toc193709041"/>
      <w:r w:rsidRPr="00766C98">
        <w:rPr>
          <w:sz w:val="24"/>
          <w:szCs w:val="24"/>
        </w:rPr>
        <w:t>Complication Rates</w:t>
      </w:r>
      <w:bookmarkEnd w:id="7"/>
    </w:p>
    <w:tbl>
      <w:tblPr>
        <w:tblStyle w:val="GridTable1Light-Accent1"/>
        <w:tblW w:w="9645" w:type="dxa"/>
        <w:tblLook w:val="04A0" w:firstRow="1" w:lastRow="0" w:firstColumn="1" w:lastColumn="0" w:noHBand="0" w:noVBand="1"/>
      </w:tblPr>
      <w:tblGrid>
        <w:gridCol w:w="5521"/>
        <w:gridCol w:w="4124"/>
      </w:tblGrid>
      <w:tr w:rsidR="000D62CB" w:rsidRPr="000D62CB" w14:paraId="4A4B747E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1" w:type="dxa"/>
            <w:hideMark/>
          </w:tcPr>
          <w:p w14:paraId="40A7F660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Surgery Type</w:t>
            </w:r>
          </w:p>
        </w:tc>
        <w:tc>
          <w:tcPr>
            <w:tcW w:w="4124" w:type="dxa"/>
            <w:hideMark/>
          </w:tcPr>
          <w:p w14:paraId="06A385AA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Complication Rate</w:t>
            </w:r>
          </w:p>
        </w:tc>
      </w:tr>
      <w:tr w:rsidR="000D62CB" w:rsidRPr="000D62CB" w14:paraId="72F8D869" w14:textId="77777777" w:rsidTr="005C0F3A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1" w:type="dxa"/>
            <w:hideMark/>
          </w:tcPr>
          <w:p w14:paraId="4BC0E648" w14:textId="77777777" w:rsidR="000D62CB" w:rsidRPr="000D62CB" w:rsidRDefault="000D62CB" w:rsidP="000D62CB">
            <w:r w:rsidRPr="000D62CB">
              <w:t>Lumpectomy</w:t>
            </w:r>
          </w:p>
        </w:tc>
        <w:tc>
          <w:tcPr>
            <w:tcW w:w="4124" w:type="dxa"/>
            <w:hideMark/>
          </w:tcPr>
          <w:p w14:paraId="424F3032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~10%</w:t>
            </w:r>
          </w:p>
        </w:tc>
      </w:tr>
      <w:tr w:rsidR="000D62CB" w:rsidRPr="000D62CB" w14:paraId="286867E6" w14:textId="77777777" w:rsidTr="005C0F3A">
        <w:trPr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1" w:type="dxa"/>
            <w:hideMark/>
          </w:tcPr>
          <w:p w14:paraId="4F9323B6" w14:textId="77777777" w:rsidR="000D62CB" w:rsidRPr="000D62CB" w:rsidRDefault="000D62CB" w:rsidP="000D62CB">
            <w:r w:rsidRPr="000D62CB">
              <w:t>Mastectomy</w:t>
            </w:r>
          </w:p>
        </w:tc>
        <w:tc>
          <w:tcPr>
            <w:tcW w:w="4124" w:type="dxa"/>
            <w:hideMark/>
          </w:tcPr>
          <w:p w14:paraId="5ACDE8CA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~20–25%</w:t>
            </w:r>
          </w:p>
        </w:tc>
      </w:tr>
      <w:tr w:rsidR="000D62CB" w:rsidRPr="000D62CB" w14:paraId="0E85998B" w14:textId="77777777" w:rsidTr="005C0F3A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21" w:type="dxa"/>
            <w:hideMark/>
          </w:tcPr>
          <w:p w14:paraId="4866A637" w14:textId="77777777" w:rsidR="000D62CB" w:rsidRPr="000D62CB" w:rsidRDefault="000D62CB" w:rsidP="000D62CB">
            <w:r w:rsidRPr="000D62CB">
              <w:t>Reconstruction</w:t>
            </w:r>
          </w:p>
        </w:tc>
        <w:tc>
          <w:tcPr>
            <w:tcW w:w="4124" w:type="dxa"/>
            <w:hideMark/>
          </w:tcPr>
          <w:p w14:paraId="250366A5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~30–35%</w:t>
            </w:r>
          </w:p>
        </w:tc>
      </w:tr>
    </w:tbl>
    <w:p w14:paraId="2437EDD4" w14:textId="77777777" w:rsidR="006927EF" w:rsidRDefault="006927EF" w:rsidP="000D62CB">
      <w:pPr>
        <w:rPr>
          <w:b/>
          <w:bCs/>
        </w:rPr>
      </w:pPr>
    </w:p>
    <w:p w14:paraId="3660158E" w14:textId="525F11BA" w:rsidR="000D62CB" w:rsidRPr="00766C98" w:rsidRDefault="000D62CB" w:rsidP="00930EF0">
      <w:pPr>
        <w:pStyle w:val="Heading3"/>
        <w:rPr>
          <w:sz w:val="24"/>
          <w:szCs w:val="24"/>
        </w:rPr>
      </w:pPr>
      <w:bookmarkStart w:id="8" w:name="_Toc193709042"/>
      <w:r w:rsidRPr="00766C98">
        <w:rPr>
          <w:sz w:val="24"/>
          <w:szCs w:val="24"/>
        </w:rPr>
        <w:t>Outcomes</w:t>
      </w:r>
      <w:bookmarkEnd w:id="8"/>
    </w:p>
    <w:tbl>
      <w:tblPr>
        <w:tblStyle w:val="GridTable1Light-Accent1"/>
        <w:tblW w:w="9703" w:type="dxa"/>
        <w:tblLook w:val="04A0" w:firstRow="1" w:lastRow="0" w:firstColumn="1" w:lastColumn="0" w:noHBand="0" w:noVBand="1"/>
      </w:tblPr>
      <w:tblGrid>
        <w:gridCol w:w="3306"/>
        <w:gridCol w:w="2864"/>
        <w:gridCol w:w="3533"/>
      </w:tblGrid>
      <w:tr w:rsidR="000D62CB" w:rsidRPr="000D62CB" w14:paraId="13E0DB75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7BAEF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Surgery Type</w:t>
            </w:r>
          </w:p>
        </w:tc>
        <w:tc>
          <w:tcPr>
            <w:tcW w:w="0" w:type="auto"/>
            <w:hideMark/>
          </w:tcPr>
          <w:p w14:paraId="523B2E34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Survival Rate</w:t>
            </w:r>
          </w:p>
        </w:tc>
        <w:tc>
          <w:tcPr>
            <w:tcW w:w="0" w:type="auto"/>
            <w:hideMark/>
          </w:tcPr>
          <w:p w14:paraId="43685064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Recurrence Rate</w:t>
            </w:r>
          </w:p>
        </w:tc>
      </w:tr>
      <w:tr w:rsidR="000D62CB" w:rsidRPr="000D62CB" w14:paraId="0693371E" w14:textId="77777777" w:rsidTr="005C0F3A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4FC3CA" w14:textId="77777777" w:rsidR="000D62CB" w:rsidRPr="000D62CB" w:rsidRDefault="000D62CB" w:rsidP="000D62CB">
            <w:r w:rsidRPr="000D62CB">
              <w:t>Lumpectomy</w:t>
            </w:r>
          </w:p>
        </w:tc>
        <w:tc>
          <w:tcPr>
            <w:tcW w:w="0" w:type="auto"/>
            <w:hideMark/>
          </w:tcPr>
          <w:p w14:paraId="7316DD45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~90%</w:t>
            </w:r>
          </w:p>
        </w:tc>
        <w:tc>
          <w:tcPr>
            <w:tcW w:w="0" w:type="auto"/>
            <w:hideMark/>
          </w:tcPr>
          <w:p w14:paraId="4F338572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~10%</w:t>
            </w:r>
          </w:p>
        </w:tc>
      </w:tr>
      <w:tr w:rsidR="000D62CB" w:rsidRPr="000D62CB" w14:paraId="555F47BF" w14:textId="77777777" w:rsidTr="005C0F3A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B61F10" w14:textId="77777777" w:rsidR="000D62CB" w:rsidRPr="000D62CB" w:rsidRDefault="000D62CB" w:rsidP="000D62CB">
            <w:r w:rsidRPr="000D62CB">
              <w:t>Mastectomy</w:t>
            </w:r>
          </w:p>
        </w:tc>
        <w:tc>
          <w:tcPr>
            <w:tcW w:w="0" w:type="auto"/>
            <w:hideMark/>
          </w:tcPr>
          <w:p w14:paraId="5DD2863F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~80%</w:t>
            </w:r>
          </w:p>
        </w:tc>
        <w:tc>
          <w:tcPr>
            <w:tcW w:w="0" w:type="auto"/>
            <w:hideMark/>
          </w:tcPr>
          <w:p w14:paraId="70750C21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~20%</w:t>
            </w:r>
          </w:p>
        </w:tc>
      </w:tr>
      <w:tr w:rsidR="000D62CB" w:rsidRPr="000D62CB" w14:paraId="6B7CD23E" w14:textId="77777777" w:rsidTr="005C0F3A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04AAB" w14:textId="77777777" w:rsidR="000D62CB" w:rsidRPr="000D62CB" w:rsidRDefault="000D62CB" w:rsidP="000D62CB">
            <w:r w:rsidRPr="000D62CB">
              <w:t>Reconstruction</w:t>
            </w:r>
          </w:p>
        </w:tc>
        <w:tc>
          <w:tcPr>
            <w:tcW w:w="0" w:type="auto"/>
            <w:hideMark/>
          </w:tcPr>
          <w:p w14:paraId="7A4D6B9E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~75%</w:t>
            </w:r>
          </w:p>
        </w:tc>
        <w:tc>
          <w:tcPr>
            <w:tcW w:w="0" w:type="auto"/>
            <w:hideMark/>
          </w:tcPr>
          <w:p w14:paraId="07268304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~25%</w:t>
            </w:r>
          </w:p>
        </w:tc>
      </w:tr>
    </w:tbl>
    <w:p w14:paraId="2E9A91A8" w14:textId="77777777" w:rsidR="000D62CB" w:rsidRPr="000D62CB" w:rsidRDefault="00000000" w:rsidP="000D62CB">
      <w:r>
        <w:pict w14:anchorId="20297980">
          <v:rect id="_x0000_i1028" style="width:0;height:0" o:hralign="center" o:hrstd="t" o:hrnoshade="t" o:hr="t" fillcolor="#2c2c36" stroked="f"/>
        </w:pict>
      </w:r>
    </w:p>
    <w:p w14:paraId="7AD29AB1" w14:textId="2D8DAD7C" w:rsidR="000D62CB" w:rsidRPr="00766C98" w:rsidRDefault="000D62CB" w:rsidP="00930EF0">
      <w:pPr>
        <w:pStyle w:val="Heading1"/>
        <w:rPr>
          <w:sz w:val="32"/>
          <w:szCs w:val="32"/>
        </w:rPr>
      </w:pPr>
      <w:bookmarkStart w:id="9" w:name="_Toc193709043"/>
      <w:r w:rsidRPr="00766C98">
        <w:rPr>
          <w:sz w:val="32"/>
          <w:szCs w:val="32"/>
        </w:rPr>
        <w:t>3. Detailed Analysis</w:t>
      </w:r>
      <w:bookmarkEnd w:id="9"/>
    </w:p>
    <w:p w14:paraId="7C856F22" w14:textId="77777777" w:rsidR="000D62CB" w:rsidRPr="00766C98" w:rsidRDefault="000D62CB" w:rsidP="00930EF0">
      <w:pPr>
        <w:pStyle w:val="Heading2"/>
        <w:rPr>
          <w:sz w:val="28"/>
          <w:szCs w:val="28"/>
        </w:rPr>
      </w:pPr>
      <w:bookmarkStart w:id="10" w:name="_Toc193709044"/>
      <w:r w:rsidRPr="00766C98">
        <w:rPr>
          <w:sz w:val="28"/>
          <w:szCs w:val="28"/>
        </w:rPr>
        <w:t>3.1 Correlation Between Variables</w:t>
      </w:r>
      <w:bookmarkEnd w:id="10"/>
    </w:p>
    <w:p w14:paraId="26056EDA" w14:textId="77777777" w:rsidR="000D62CB" w:rsidRPr="00766C98" w:rsidRDefault="000D62CB" w:rsidP="00930EF0">
      <w:pPr>
        <w:pStyle w:val="Heading3"/>
        <w:rPr>
          <w:sz w:val="24"/>
          <w:szCs w:val="24"/>
        </w:rPr>
      </w:pPr>
      <w:bookmarkStart w:id="11" w:name="_Toc193709045"/>
      <w:r w:rsidRPr="00766C98">
        <w:rPr>
          <w:sz w:val="24"/>
          <w:szCs w:val="24"/>
        </w:rPr>
        <w:t>3.1.1 Tumor Size</w:t>
      </w:r>
      <w:bookmarkEnd w:id="11"/>
    </w:p>
    <w:tbl>
      <w:tblPr>
        <w:tblStyle w:val="GridTable1Light-Accent1"/>
        <w:tblW w:w="10241" w:type="dxa"/>
        <w:tblLook w:val="04A0" w:firstRow="1" w:lastRow="0" w:firstColumn="1" w:lastColumn="0" w:noHBand="0" w:noVBand="1"/>
      </w:tblPr>
      <w:tblGrid>
        <w:gridCol w:w="2613"/>
        <w:gridCol w:w="7628"/>
      </w:tblGrid>
      <w:tr w:rsidR="000D62CB" w:rsidRPr="000D62CB" w14:paraId="1DBD7830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A72A5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Tumor Size</w:t>
            </w:r>
          </w:p>
        </w:tc>
        <w:tc>
          <w:tcPr>
            <w:tcW w:w="0" w:type="auto"/>
            <w:hideMark/>
          </w:tcPr>
          <w:p w14:paraId="298CE86D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Details</w:t>
            </w:r>
          </w:p>
        </w:tc>
      </w:tr>
      <w:tr w:rsidR="000D62CB" w:rsidRPr="000D62CB" w14:paraId="427B32D1" w14:textId="77777777" w:rsidTr="005C0F3A">
        <w:trPr>
          <w:trHeight w:val="10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89412" w14:textId="77777777" w:rsidR="000D62CB" w:rsidRPr="000D62CB" w:rsidRDefault="000D62CB" w:rsidP="000D62CB">
            <w:r w:rsidRPr="000D62CB">
              <w:t>Smaller tumors (&lt;2 cm)</w:t>
            </w:r>
          </w:p>
        </w:tc>
        <w:tc>
          <w:tcPr>
            <w:tcW w:w="0" w:type="auto"/>
            <w:hideMark/>
          </w:tcPr>
          <w:p w14:paraId="2C1526B8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More common in younger patients; often treated with lumpectomies.</w:t>
            </w:r>
          </w:p>
        </w:tc>
      </w:tr>
      <w:tr w:rsidR="000D62CB" w:rsidRPr="000D62CB" w14:paraId="205E33BB" w14:textId="77777777" w:rsidTr="005C0F3A">
        <w:trPr>
          <w:trHeight w:val="10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94AD4" w14:textId="77777777" w:rsidR="000D62CB" w:rsidRPr="000D62CB" w:rsidRDefault="000D62CB" w:rsidP="000D62CB">
            <w:r w:rsidRPr="000D62CB">
              <w:lastRenderedPageBreak/>
              <w:t>Larger tumors (&gt;5 cm)</w:t>
            </w:r>
          </w:p>
        </w:tc>
        <w:tc>
          <w:tcPr>
            <w:tcW w:w="0" w:type="auto"/>
            <w:hideMark/>
          </w:tcPr>
          <w:p w14:paraId="7B9864C1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More prevalent in older patients; require mastectomies or axillary clearance.</w:t>
            </w:r>
          </w:p>
        </w:tc>
      </w:tr>
    </w:tbl>
    <w:p w14:paraId="2565ED7E" w14:textId="77777777" w:rsidR="006927EF" w:rsidRDefault="006927EF" w:rsidP="000D62CB">
      <w:pPr>
        <w:rPr>
          <w:b/>
          <w:bCs/>
        </w:rPr>
      </w:pPr>
    </w:p>
    <w:p w14:paraId="58F34AE6" w14:textId="5254C7B9" w:rsidR="000D62CB" w:rsidRPr="00766C98" w:rsidRDefault="000D62CB" w:rsidP="00930EF0">
      <w:pPr>
        <w:pStyle w:val="Heading3"/>
        <w:rPr>
          <w:sz w:val="24"/>
          <w:szCs w:val="24"/>
        </w:rPr>
      </w:pPr>
      <w:bookmarkStart w:id="12" w:name="_Toc193709046"/>
      <w:r w:rsidRPr="00766C98">
        <w:rPr>
          <w:sz w:val="24"/>
          <w:szCs w:val="24"/>
        </w:rPr>
        <w:t>3.1.2 Receptor Status</w:t>
      </w:r>
      <w:bookmarkEnd w:id="12"/>
    </w:p>
    <w:tbl>
      <w:tblPr>
        <w:tblStyle w:val="GridTable1Light-Accent1"/>
        <w:tblW w:w="10308" w:type="dxa"/>
        <w:tblLook w:val="04A0" w:firstRow="1" w:lastRow="0" w:firstColumn="1" w:lastColumn="0" w:noHBand="0" w:noVBand="1"/>
      </w:tblPr>
      <w:tblGrid>
        <w:gridCol w:w="3486"/>
        <w:gridCol w:w="2693"/>
        <w:gridCol w:w="2277"/>
        <w:gridCol w:w="1852"/>
      </w:tblGrid>
      <w:tr w:rsidR="000D62CB" w:rsidRPr="000D62CB" w14:paraId="62264930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8D3BB7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Receptor Type</w:t>
            </w:r>
          </w:p>
        </w:tc>
        <w:tc>
          <w:tcPr>
            <w:tcW w:w="0" w:type="auto"/>
            <w:hideMark/>
          </w:tcPr>
          <w:p w14:paraId="2D388D02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Prevalence</w:t>
            </w:r>
          </w:p>
        </w:tc>
        <w:tc>
          <w:tcPr>
            <w:tcW w:w="2277" w:type="dxa"/>
            <w:hideMark/>
          </w:tcPr>
          <w:p w14:paraId="6D866209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Survival Rate</w:t>
            </w:r>
          </w:p>
        </w:tc>
        <w:tc>
          <w:tcPr>
            <w:tcW w:w="1852" w:type="dxa"/>
            <w:hideMark/>
          </w:tcPr>
          <w:p w14:paraId="576BEB14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Recurrence Rate</w:t>
            </w:r>
          </w:p>
        </w:tc>
      </w:tr>
      <w:tr w:rsidR="000D62CB" w:rsidRPr="000D62CB" w14:paraId="32A5BA90" w14:textId="77777777" w:rsidTr="005C0F3A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D297FE" w14:textId="77777777" w:rsidR="000D62CB" w:rsidRPr="000D62CB" w:rsidRDefault="000D62CB" w:rsidP="000D62CB">
            <w:r w:rsidRPr="000D62CB">
              <w:t>ER/PR Positive</w:t>
            </w:r>
          </w:p>
        </w:tc>
        <w:tc>
          <w:tcPr>
            <w:tcW w:w="0" w:type="auto"/>
            <w:hideMark/>
          </w:tcPr>
          <w:p w14:paraId="371DD825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~70%</w:t>
            </w:r>
          </w:p>
        </w:tc>
        <w:tc>
          <w:tcPr>
            <w:tcW w:w="2277" w:type="dxa"/>
            <w:hideMark/>
          </w:tcPr>
          <w:p w14:paraId="0EF9DA70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~90%</w:t>
            </w:r>
          </w:p>
        </w:tc>
        <w:tc>
          <w:tcPr>
            <w:tcW w:w="1852" w:type="dxa"/>
            <w:hideMark/>
          </w:tcPr>
          <w:p w14:paraId="223DA9BF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~10%</w:t>
            </w:r>
          </w:p>
        </w:tc>
      </w:tr>
      <w:tr w:rsidR="000D62CB" w:rsidRPr="000D62CB" w14:paraId="3764E13C" w14:textId="77777777" w:rsidTr="005C0F3A">
        <w:trPr>
          <w:trHeight w:val="5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2E64E" w14:textId="77777777" w:rsidR="000D62CB" w:rsidRPr="000D62CB" w:rsidRDefault="000D62CB" w:rsidP="000D62CB">
            <w:r w:rsidRPr="000D62CB">
              <w:t>HER2 Positive</w:t>
            </w:r>
          </w:p>
        </w:tc>
        <w:tc>
          <w:tcPr>
            <w:tcW w:w="0" w:type="auto"/>
            <w:hideMark/>
          </w:tcPr>
          <w:p w14:paraId="7379F674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~20%</w:t>
            </w:r>
          </w:p>
        </w:tc>
        <w:tc>
          <w:tcPr>
            <w:tcW w:w="2277" w:type="dxa"/>
            <w:hideMark/>
          </w:tcPr>
          <w:p w14:paraId="28F0C238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~70%</w:t>
            </w:r>
          </w:p>
        </w:tc>
        <w:tc>
          <w:tcPr>
            <w:tcW w:w="1852" w:type="dxa"/>
            <w:hideMark/>
          </w:tcPr>
          <w:p w14:paraId="37579E69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~20%</w:t>
            </w:r>
          </w:p>
        </w:tc>
      </w:tr>
      <w:tr w:rsidR="000D62CB" w:rsidRPr="000D62CB" w14:paraId="1992FFB4" w14:textId="77777777" w:rsidTr="005C0F3A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219264" w14:textId="77777777" w:rsidR="000D62CB" w:rsidRPr="000D62CB" w:rsidRDefault="000D62CB" w:rsidP="000D62CB">
            <w:r w:rsidRPr="000D62CB">
              <w:t>Triple-Negative</w:t>
            </w:r>
          </w:p>
        </w:tc>
        <w:tc>
          <w:tcPr>
            <w:tcW w:w="0" w:type="auto"/>
            <w:hideMark/>
          </w:tcPr>
          <w:p w14:paraId="06F9C6C5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~10%</w:t>
            </w:r>
          </w:p>
        </w:tc>
        <w:tc>
          <w:tcPr>
            <w:tcW w:w="2277" w:type="dxa"/>
            <w:hideMark/>
          </w:tcPr>
          <w:p w14:paraId="374B2F23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~60%</w:t>
            </w:r>
          </w:p>
        </w:tc>
        <w:tc>
          <w:tcPr>
            <w:tcW w:w="1852" w:type="dxa"/>
            <w:hideMark/>
          </w:tcPr>
          <w:p w14:paraId="5A5C14B3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~30%</w:t>
            </w:r>
          </w:p>
        </w:tc>
      </w:tr>
    </w:tbl>
    <w:p w14:paraId="1A1127CB" w14:textId="77777777" w:rsidR="006927EF" w:rsidRDefault="006927EF" w:rsidP="000D62CB">
      <w:pPr>
        <w:rPr>
          <w:b/>
          <w:bCs/>
        </w:rPr>
      </w:pPr>
    </w:p>
    <w:p w14:paraId="37686CB7" w14:textId="363B3FF3" w:rsidR="000D62CB" w:rsidRPr="00766C98" w:rsidRDefault="000D62CB" w:rsidP="00930EF0">
      <w:pPr>
        <w:pStyle w:val="Heading3"/>
        <w:rPr>
          <w:sz w:val="24"/>
          <w:szCs w:val="24"/>
        </w:rPr>
      </w:pPr>
      <w:bookmarkStart w:id="13" w:name="_Toc193709047"/>
      <w:r w:rsidRPr="00766C98">
        <w:rPr>
          <w:sz w:val="24"/>
          <w:szCs w:val="24"/>
        </w:rPr>
        <w:t>3.1.3 Age</w:t>
      </w:r>
      <w:bookmarkEnd w:id="13"/>
    </w:p>
    <w:tbl>
      <w:tblPr>
        <w:tblStyle w:val="GridTable1Light-Accent1"/>
        <w:tblW w:w="10332" w:type="dxa"/>
        <w:tblLook w:val="04A0" w:firstRow="1" w:lastRow="0" w:firstColumn="1" w:lastColumn="0" w:noHBand="0" w:noVBand="1"/>
      </w:tblPr>
      <w:tblGrid>
        <w:gridCol w:w="2936"/>
        <w:gridCol w:w="7396"/>
      </w:tblGrid>
      <w:tr w:rsidR="000D62CB" w:rsidRPr="000D62CB" w14:paraId="1B5AD901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1F7788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Age Group</w:t>
            </w:r>
          </w:p>
        </w:tc>
        <w:tc>
          <w:tcPr>
            <w:tcW w:w="0" w:type="auto"/>
            <w:hideMark/>
          </w:tcPr>
          <w:p w14:paraId="1E396816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Details</w:t>
            </w:r>
          </w:p>
        </w:tc>
      </w:tr>
      <w:tr w:rsidR="000D62CB" w:rsidRPr="000D62CB" w14:paraId="56723064" w14:textId="77777777" w:rsidTr="005C0F3A">
        <w:trPr>
          <w:trHeight w:val="4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43BA02" w14:textId="77777777" w:rsidR="000D62CB" w:rsidRPr="000D62CB" w:rsidRDefault="000D62CB" w:rsidP="000D62CB">
            <w:r w:rsidRPr="000D62CB">
              <w:t>Younger Patients (&lt;50)</w:t>
            </w:r>
          </w:p>
        </w:tc>
        <w:tc>
          <w:tcPr>
            <w:tcW w:w="0" w:type="auto"/>
            <w:hideMark/>
          </w:tcPr>
          <w:p w14:paraId="4C438C82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Smaller tumors, triple-negative cancers, and better outcomes.</w:t>
            </w:r>
          </w:p>
        </w:tc>
      </w:tr>
      <w:tr w:rsidR="000D62CB" w:rsidRPr="000D62CB" w14:paraId="5C11A71B" w14:textId="77777777" w:rsidTr="005C0F3A">
        <w:trPr>
          <w:trHeight w:val="4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B74C02" w14:textId="77777777" w:rsidR="000D62CB" w:rsidRPr="000D62CB" w:rsidRDefault="000D62CB" w:rsidP="000D62CB">
            <w:r w:rsidRPr="000D62CB">
              <w:t>Older Patients (&gt;70)</w:t>
            </w:r>
          </w:p>
        </w:tc>
        <w:tc>
          <w:tcPr>
            <w:tcW w:w="0" w:type="auto"/>
            <w:hideMark/>
          </w:tcPr>
          <w:p w14:paraId="13EBE735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Larger tumors, ER/PR-positive cancers, and worse outcomes.</w:t>
            </w:r>
          </w:p>
        </w:tc>
      </w:tr>
    </w:tbl>
    <w:p w14:paraId="1D092272" w14:textId="77777777" w:rsidR="006927EF" w:rsidRDefault="006927EF" w:rsidP="000D62CB">
      <w:pPr>
        <w:rPr>
          <w:b/>
          <w:bCs/>
        </w:rPr>
      </w:pPr>
    </w:p>
    <w:p w14:paraId="2C44A242" w14:textId="1F305A69" w:rsidR="000D62CB" w:rsidRPr="00766C98" w:rsidRDefault="000D62CB" w:rsidP="00930EF0">
      <w:pPr>
        <w:pStyle w:val="Heading3"/>
        <w:rPr>
          <w:sz w:val="24"/>
          <w:szCs w:val="24"/>
        </w:rPr>
      </w:pPr>
      <w:bookmarkStart w:id="14" w:name="_Toc193709048"/>
      <w:r w:rsidRPr="00766C98">
        <w:rPr>
          <w:sz w:val="24"/>
          <w:szCs w:val="24"/>
        </w:rPr>
        <w:t>3.1.4 Lymph Node Involvement</w:t>
      </w:r>
      <w:bookmarkEnd w:id="14"/>
    </w:p>
    <w:tbl>
      <w:tblPr>
        <w:tblStyle w:val="GridTable1Light-Accent1"/>
        <w:tblW w:w="10391" w:type="dxa"/>
        <w:tblLook w:val="04A0" w:firstRow="1" w:lastRow="0" w:firstColumn="1" w:lastColumn="0" w:noHBand="0" w:noVBand="1"/>
      </w:tblPr>
      <w:tblGrid>
        <w:gridCol w:w="4209"/>
        <w:gridCol w:w="6182"/>
      </w:tblGrid>
      <w:tr w:rsidR="000D62CB" w:rsidRPr="000D62CB" w14:paraId="4C655E7E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18395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Lymph Node Status</w:t>
            </w:r>
          </w:p>
        </w:tc>
        <w:tc>
          <w:tcPr>
            <w:tcW w:w="0" w:type="auto"/>
            <w:hideMark/>
          </w:tcPr>
          <w:p w14:paraId="1AF1E185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Details</w:t>
            </w:r>
          </w:p>
        </w:tc>
      </w:tr>
      <w:tr w:rsidR="000D62CB" w:rsidRPr="000D62CB" w14:paraId="1E566CC2" w14:textId="77777777" w:rsidTr="005C0F3A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E6E3EF" w14:textId="77777777" w:rsidR="000D62CB" w:rsidRPr="000D62CB" w:rsidRDefault="000D62CB" w:rsidP="000D62CB">
            <w:r w:rsidRPr="000D62CB">
              <w:t>Sentinel lymph node biopsy (SLNB)</w:t>
            </w:r>
          </w:p>
        </w:tc>
        <w:tc>
          <w:tcPr>
            <w:tcW w:w="0" w:type="auto"/>
            <w:hideMark/>
          </w:tcPr>
          <w:p w14:paraId="1FC331B3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Positive SLNB: Higher recurrence risk.</w:t>
            </w:r>
          </w:p>
        </w:tc>
      </w:tr>
      <w:tr w:rsidR="000D62CB" w:rsidRPr="000D62CB" w14:paraId="15E2399B" w14:textId="77777777" w:rsidTr="005C0F3A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701F3" w14:textId="77777777" w:rsidR="000D62CB" w:rsidRPr="000D62CB" w:rsidRDefault="000D62CB" w:rsidP="000D62CB">
            <w:r w:rsidRPr="000D62CB">
              <w:t>Axillary lymph node clearance</w:t>
            </w:r>
          </w:p>
        </w:tc>
        <w:tc>
          <w:tcPr>
            <w:tcW w:w="0" w:type="auto"/>
            <w:hideMark/>
          </w:tcPr>
          <w:p w14:paraId="6032BF50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Performed in ~50% of cases; higher complication rates.</w:t>
            </w:r>
          </w:p>
        </w:tc>
      </w:tr>
    </w:tbl>
    <w:p w14:paraId="22C8A51C" w14:textId="77777777" w:rsidR="000D62CB" w:rsidRPr="000D62CB" w:rsidRDefault="00000000" w:rsidP="000D62CB">
      <w:r>
        <w:pict w14:anchorId="7226DD1E">
          <v:rect id="_x0000_i1029" style="width:0;height:0" o:hralign="center" o:hrstd="t" o:hrnoshade="t" o:hr="t" fillcolor="#2c2c36" stroked="f"/>
        </w:pict>
      </w:r>
    </w:p>
    <w:p w14:paraId="0672E6B0" w14:textId="77777777" w:rsidR="000D62CB" w:rsidRPr="00766C98" w:rsidRDefault="000D62CB" w:rsidP="00930EF0">
      <w:pPr>
        <w:pStyle w:val="Heading2"/>
        <w:rPr>
          <w:sz w:val="28"/>
          <w:szCs w:val="28"/>
        </w:rPr>
      </w:pPr>
      <w:bookmarkStart w:id="15" w:name="_Toc193709049"/>
      <w:r w:rsidRPr="00766C98">
        <w:rPr>
          <w:sz w:val="28"/>
          <w:szCs w:val="28"/>
        </w:rPr>
        <w:t>3.2 Disease-Specific Insights</w:t>
      </w:r>
      <w:bookmarkEnd w:id="15"/>
    </w:p>
    <w:p w14:paraId="0108944E" w14:textId="38336EB3" w:rsidR="000D62CB" w:rsidRPr="00766C98" w:rsidRDefault="00B30967" w:rsidP="00930EF0">
      <w:pPr>
        <w:pStyle w:val="Heading3"/>
        <w:rPr>
          <w:sz w:val="24"/>
          <w:szCs w:val="24"/>
        </w:rPr>
      </w:pPr>
      <w:bookmarkStart w:id="16" w:name="_Toc193709050"/>
      <w:r>
        <w:rPr>
          <w:sz w:val="24"/>
          <w:szCs w:val="24"/>
        </w:rPr>
        <w:t xml:space="preserve">3.2.1 </w:t>
      </w:r>
      <w:r w:rsidR="000D62CB" w:rsidRPr="00766C98">
        <w:rPr>
          <w:sz w:val="24"/>
          <w:szCs w:val="24"/>
        </w:rPr>
        <w:t>Breast Cancer Types</w:t>
      </w:r>
      <w:bookmarkEnd w:id="16"/>
    </w:p>
    <w:tbl>
      <w:tblPr>
        <w:tblStyle w:val="GridTable1Light-Accent1"/>
        <w:tblW w:w="10117" w:type="dxa"/>
        <w:tblLook w:val="04A0" w:firstRow="1" w:lastRow="0" w:firstColumn="1" w:lastColumn="0" w:noHBand="0" w:noVBand="1"/>
      </w:tblPr>
      <w:tblGrid>
        <w:gridCol w:w="2988"/>
        <w:gridCol w:w="3026"/>
        <w:gridCol w:w="2162"/>
        <w:gridCol w:w="1941"/>
      </w:tblGrid>
      <w:tr w:rsidR="000D62CB" w:rsidRPr="000D62CB" w14:paraId="331CC8C8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2E27D0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Disease Type</w:t>
            </w:r>
          </w:p>
        </w:tc>
        <w:tc>
          <w:tcPr>
            <w:tcW w:w="3026" w:type="dxa"/>
            <w:hideMark/>
          </w:tcPr>
          <w:p w14:paraId="22BA283D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Common Surgery</w:t>
            </w:r>
          </w:p>
        </w:tc>
        <w:tc>
          <w:tcPr>
            <w:tcW w:w="2162" w:type="dxa"/>
            <w:hideMark/>
          </w:tcPr>
          <w:p w14:paraId="5AA66AA6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Survival Rate</w:t>
            </w:r>
          </w:p>
        </w:tc>
        <w:tc>
          <w:tcPr>
            <w:tcW w:w="1941" w:type="dxa"/>
            <w:hideMark/>
          </w:tcPr>
          <w:p w14:paraId="3D564EE0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Recurrence Rate</w:t>
            </w:r>
          </w:p>
        </w:tc>
      </w:tr>
      <w:tr w:rsidR="000D62CB" w:rsidRPr="000D62CB" w14:paraId="04295234" w14:textId="77777777" w:rsidTr="005C0F3A">
        <w:trPr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F7F96" w14:textId="77777777" w:rsidR="000D62CB" w:rsidRPr="000D62CB" w:rsidRDefault="000D62CB" w:rsidP="000D62CB">
            <w:r w:rsidRPr="000D62CB">
              <w:t>DCIS</w:t>
            </w:r>
          </w:p>
        </w:tc>
        <w:tc>
          <w:tcPr>
            <w:tcW w:w="3026" w:type="dxa"/>
            <w:hideMark/>
          </w:tcPr>
          <w:p w14:paraId="6EDEA303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Lumpectomy</w:t>
            </w:r>
          </w:p>
        </w:tc>
        <w:tc>
          <w:tcPr>
            <w:tcW w:w="2162" w:type="dxa"/>
            <w:hideMark/>
          </w:tcPr>
          <w:p w14:paraId="6E209E4D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~95%</w:t>
            </w:r>
          </w:p>
        </w:tc>
        <w:tc>
          <w:tcPr>
            <w:tcW w:w="1941" w:type="dxa"/>
            <w:hideMark/>
          </w:tcPr>
          <w:p w14:paraId="7465E5AF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~10%</w:t>
            </w:r>
          </w:p>
        </w:tc>
      </w:tr>
      <w:tr w:rsidR="000D62CB" w:rsidRPr="000D62CB" w14:paraId="7FFDF129" w14:textId="77777777" w:rsidTr="005C0F3A">
        <w:trPr>
          <w:trHeight w:val="9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35075" w14:textId="77777777" w:rsidR="000D62CB" w:rsidRPr="000D62CB" w:rsidRDefault="000D62CB" w:rsidP="000D62CB">
            <w:r w:rsidRPr="000D62CB">
              <w:t>IDC</w:t>
            </w:r>
          </w:p>
        </w:tc>
        <w:tc>
          <w:tcPr>
            <w:tcW w:w="3026" w:type="dxa"/>
            <w:hideMark/>
          </w:tcPr>
          <w:p w14:paraId="717281DA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Mastectomy</w:t>
            </w:r>
          </w:p>
        </w:tc>
        <w:tc>
          <w:tcPr>
            <w:tcW w:w="2162" w:type="dxa"/>
            <w:hideMark/>
          </w:tcPr>
          <w:p w14:paraId="50EC70DF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~80%</w:t>
            </w:r>
          </w:p>
        </w:tc>
        <w:tc>
          <w:tcPr>
            <w:tcW w:w="1941" w:type="dxa"/>
            <w:hideMark/>
          </w:tcPr>
          <w:p w14:paraId="19B2EB6A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~25%</w:t>
            </w:r>
          </w:p>
        </w:tc>
      </w:tr>
      <w:tr w:rsidR="000D62CB" w:rsidRPr="000D62CB" w14:paraId="7195CE46" w14:textId="77777777" w:rsidTr="005C0F3A">
        <w:trPr>
          <w:trHeight w:val="9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99FD0" w14:textId="77777777" w:rsidR="000D62CB" w:rsidRPr="000D62CB" w:rsidRDefault="000D62CB" w:rsidP="000D62CB">
            <w:r w:rsidRPr="000D62CB">
              <w:t>Triple-Negative</w:t>
            </w:r>
          </w:p>
        </w:tc>
        <w:tc>
          <w:tcPr>
            <w:tcW w:w="3026" w:type="dxa"/>
            <w:hideMark/>
          </w:tcPr>
          <w:p w14:paraId="0E14DA63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Mastectomy</w:t>
            </w:r>
          </w:p>
        </w:tc>
        <w:tc>
          <w:tcPr>
            <w:tcW w:w="2162" w:type="dxa"/>
            <w:hideMark/>
          </w:tcPr>
          <w:p w14:paraId="510ACA0D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~60%</w:t>
            </w:r>
          </w:p>
        </w:tc>
        <w:tc>
          <w:tcPr>
            <w:tcW w:w="1941" w:type="dxa"/>
            <w:hideMark/>
          </w:tcPr>
          <w:p w14:paraId="25F63682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~30%</w:t>
            </w:r>
          </w:p>
        </w:tc>
      </w:tr>
    </w:tbl>
    <w:p w14:paraId="4D79E283" w14:textId="77777777" w:rsidR="006927EF" w:rsidRDefault="006927EF" w:rsidP="000D62CB">
      <w:pPr>
        <w:rPr>
          <w:b/>
          <w:bCs/>
        </w:rPr>
      </w:pPr>
    </w:p>
    <w:p w14:paraId="1B174459" w14:textId="06E47E8B" w:rsidR="000D62CB" w:rsidRPr="00766C98" w:rsidRDefault="00B30967" w:rsidP="00930EF0">
      <w:pPr>
        <w:pStyle w:val="Heading3"/>
        <w:rPr>
          <w:sz w:val="24"/>
          <w:szCs w:val="24"/>
        </w:rPr>
      </w:pPr>
      <w:bookmarkStart w:id="17" w:name="_Toc193709051"/>
      <w:r>
        <w:rPr>
          <w:sz w:val="24"/>
          <w:szCs w:val="24"/>
        </w:rPr>
        <w:lastRenderedPageBreak/>
        <w:t xml:space="preserve">3.2.2 </w:t>
      </w:r>
      <w:r w:rsidR="000D62CB" w:rsidRPr="00766C98">
        <w:rPr>
          <w:sz w:val="24"/>
          <w:szCs w:val="24"/>
        </w:rPr>
        <w:t>Recurrence by Organ</w:t>
      </w:r>
      <w:bookmarkEnd w:id="17"/>
    </w:p>
    <w:tbl>
      <w:tblPr>
        <w:tblStyle w:val="GridTable1Light-Accent1"/>
        <w:tblW w:w="10166" w:type="dxa"/>
        <w:tblLook w:val="04A0" w:firstRow="1" w:lastRow="0" w:firstColumn="1" w:lastColumn="0" w:noHBand="0" w:noVBand="1"/>
      </w:tblPr>
      <w:tblGrid>
        <w:gridCol w:w="2137"/>
        <w:gridCol w:w="8029"/>
      </w:tblGrid>
      <w:tr w:rsidR="000D62CB" w:rsidRPr="000D62CB" w14:paraId="6AF4EE4A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A5D9FB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Organ</w:t>
            </w:r>
          </w:p>
        </w:tc>
        <w:tc>
          <w:tcPr>
            <w:tcW w:w="0" w:type="auto"/>
            <w:hideMark/>
          </w:tcPr>
          <w:p w14:paraId="03A84F40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Details</w:t>
            </w:r>
          </w:p>
        </w:tc>
      </w:tr>
      <w:tr w:rsidR="000D62CB" w:rsidRPr="000D62CB" w14:paraId="0414F678" w14:textId="77777777" w:rsidTr="005C0F3A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6674E2" w14:textId="77777777" w:rsidR="000D62CB" w:rsidRPr="000D62CB" w:rsidRDefault="000D62CB" w:rsidP="000D62CB">
            <w:r w:rsidRPr="000D62CB">
              <w:t>Bone</w:t>
            </w:r>
          </w:p>
        </w:tc>
        <w:tc>
          <w:tcPr>
            <w:tcW w:w="0" w:type="auto"/>
            <w:hideMark/>
          </w:tcPr>
          <w:p w14:paraId="629EE06F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Common in older patients.</w:t>
            </w:r>
          </w:p>
        </w:tc>
      </w:tr>
      <w:tr w:rsidR="000D62CB" w:rsidRPr="000D62CB" w14:paraId="2AD64F98" w14:textId="77777777" w:rsidTr="005C0F3A">
        <w:trPr>
          <w:trHeight w:val="5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3FFB8A" w14:textId="77777777" w:rsidR="000D62CB" w:rsidRPr="000D62CB" w:rsidRDefault="000D62CB" w:rsidP="000D62CB">
            <w:r w:rsidRPr="000D62CB">
              <w:t>Lung</w:t>
            </w:r>
          </w:p>
        </w:tc>
        <w:tc>
          <w:tcPr>
            <w:tcW w:w="0" w:type="auto"/>
            <w:hideMark/>
          </w:tcPr>
          <w:p w14:paraId="38A19B79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More severe but less frequent.</w:t>
            </w:r>
          </w:p>
        </w:tc>
      </w:tr>
      <w:tr w:rsidR="000D62CB" w:rsidRPr="000D62CB" w14:paraId="20041EA4" w14:textId="77777777" w:rsidTr="005C0F3A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83D80" w14:textId="77777777" w:rsidR="000D62CB" w:rsidRPr="000D62CB" w:rsidRDefault="000D62CB" w:rsidP="000D62CB">
            <w:r w:rsidRPr="000D62CB">
              <w:t>Liver</w:t>
            </w:r>
          </w:p>
        </w:tc>
        <w:tc>
          <w:tcPr>
            <w:tcW w:w="0" w:type="auto"/>
            <w:hideMark/>
          </w:tcPr>
          <w:p w14:paraId="091C5C0D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Rare but fatal.</w:t>
            </w:r>
          </w:p>
        </w:tc>
      </w:tr>
      <w:tr w:rsidR="000D62CB" w:rsidRPr="000D62CB" w14:paraId="2BFE7042" w14:textId="77777777" w:rsidTr="005C0F3A">
        <w:trPr>
          <w:trHeight w:val="49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182ABB" w14:textId="77777777" w:rsidR="000D62CB" w:rsidRPr="000D62CB" w:rsidRDefault="000D62CB" w:rsidP="000D62CB">
            <w:r w:rsidRPr="000D62CB">
              <w:t>Brain</w:t>
            </w:r>
          </w:p>
        </w:tc>
        <w:tc>
          <w:tcPr>
            <w:tcW w:w="0" w:type="auto"/>
            <w:hideMark/>
          </w:tcPr>
          <w:p w14:paraId="0F2C27C5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High mortality rate.</w:t>
            </w:r>
          </w:p>
        </w:tc>
      </w:tr>
    </w:tbl>
    <w:p w14:paraId="5B255696" w14:textId="77777777" w:rsidR="000D62CB" w:rsidRPr="000D62CB" w:rsidRDefault="00000000" w:rsidP="000D62CB">
      <w:r>
        <w:pict w14:anchorId="57FDBBE3">
          <v:rect id="_x0000_i1030" style="width:0;height:0" o:hralign="center" o:hrstd="t" o:hrnoshade="t" o:hr="t" fillcolor="#2c2c36" stroked="f"/>
        </w:pict>
      </w:r>
    </w:p>
    <w:p w14:paraId="4277A4B0" w14:textId="26A0C981" w:rsidR="000D62CB" w:rsidRPr="000D62CB" w:rsidRDefault="000D62CB" w:rsidP="00930EF0">
      <w:pPr>
        <w:pStyle w:val="Heading3"/>
      </w:pPr>
      <w:bookmarkStart w:id="18" w:name="_Toc193709052"/>
      <w:r w:rsidRPr="000D62CB">
        <w:t>3.</w:t>
      </w:r>
      <w:r w:rsidR="00B30967">
        <w:t>2.3</w:t>
      </w:r>
      <w:r w:rsidRPr="000D62CB">
        <w:t xml:space="preserve"> Surgical Outcomes</w:t>
      </w:r>
      <w:bookmarkEnd w:id="18"/>
    </w:p>
    <w:tbl>
      <w:tblPr>
        <w:tblStyle w:val="GridTable1Light-Accent1"/>
        <w:tblW w:w="10197" w:type="dxa"/>
        <w:tblLook w:val="04A0" w:firstRow="1" w:lastRow="0" w:firstColumn="1" w:lastColumn="0" w:noHBand="0" w:noVBand="1"/>
      </w:tblPr>
      <w:tblGrid>
        <w:gridCol w:w="2130"/>
        <w:gridCol w:w="8067"/>
      </w:tblGrid>
      <w:tr w:rsidR="000D62CB" w:rsidRPr="000D62CB" w14:paraId="4CED40F1" w14:textId="77777777" w:rsidTr="005C0F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F5D8DF" w14:textId="77777777" w:rsidR="000D62CB" w:rsidRPr="000D62CB" w:rsidRDefault="000D62CB" w:rsidP="000D62CB">
            <w:pPr>
              <w:rPr>
                <w:b w:val="0"/>
                <w:bCs w:val="0"/>
              </w:rPr>
            </w:pPr>
            <w:r w:rsidRPr="000D62CB">
              <w:t>Surgery Type</w:t>
            </w:r>
          </w:p>
        </w:tc>
        <w:tc>
          <w:tcPr>
            <w:tcW w:w="0" w:type="auto"/>
            <w:hideMark/>
          </w:tcPr>
          <w:p w14:paraId="2C8D89D3" w14:textId="77777777" w:rsidR="000D62CB" w:rsidRPr="000D62CB" w:rsidRDefault="000D62CB" w:rsidP="000D62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0D62CB">
              <w:t>Details</w:t>
            </w:r>
          </w:p>
        </w:tc>
      </w:tr>
      <w:tr w:rsidR="000D62CB" w:rsidRPr="000D62CB" w14:paraId="1BDB44D3" w14:textId="77777777" w:rsidTr="005C0F3A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E12D80" w14:textId="77777777" w:rsidR="000D62CB" w:rsidRPr="000D62CB" w:rsidRDefault="000D62CB" w:rsidP="000D62CB">
            <w:r w:rsidRPr="000D62CB">
              <w:t>Lumpectomy</w:t>
            </w:r>
          </w:p>
        </w:tc>
        <w:tc>
          <w:tcPr>
            <w:tcW w:w="0" w:type="auto"/>
            <w:hideMark/>
          </w:tcPr>
          <w:p w14:paraId="0D9B5A13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Preferred for early-stage cancers; lower complications (~10%).</w:t>
            </w:r>
          </w:p>
        </w:tc>
      </w:tr>
      <w:tr w:rsidR="000D62CB" w:rsidRPr="000D62CB" w14:paraId="3BC72CEF" w14:textId="77777777" w:rsidTr="005C0F3A">
        <w:trPr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EC15CA" w14:textId="77777777" w:rsidR="000D62CB" w:rsidRPr="000D62CB" w:rsidRDefault="000D62CB" w:rsidP="000D62CB">
            <w:r w:rsidRPr="000D62CB">
              <w:t>Mastectomy</w:t>
            </w:r>
          </w:p>
        </w:tc>
        <w:tc>
          <w:tcPr>
            <w:tcW w:w="0" w:type="auto"/>
            <w:hideMark/>
          </w:tcPr>
          <w:p w14:paraId="0D0CB6A2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Required for aggressive tumors; moderate complications (~20–25%).</w:t>
            </w:r>
          </w:p>
        </w:tc>
      </w:tr>
      <w:tr w:rsidR="000D62CB" w:rsidRPr="000D62CB" w14:paraId="14487D01" w14:textId="77777777" w:rsidTr="005C0F3A">
        <w:trPr>
          <w:trHeight w:val="4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139C9F" w14:textId="77777777" w:rsidR="000D62CB" w:rsidRPr="000D62CB" w:rsidRDefault="000D62CB" w:rsidP="000D62CB">
            <w:r w:rsidRPr="000D62CB">
              <w:t>Reconstruction</w:t>
            </w:r>
          </w:p>
        </w:tc>
        <w:tc>
          <w:tcPr>
            <w:tcW w:w="0" w:type="auto"/>
            <w:hideMark/>
          </w:tcPr>
          <w:p w14:paraId="026C6AC3" w14:textId="77777777" w:rsidR="000D62CB" w:rsidRPr="000D62CB" w:rsidRDefault="000D62CB" w:rsidP="000D62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D62CB">
              <w:t>Improves cosmetic outcomes but carries higher risks (~30–35%).</w:t>
            </w:r>
          </w:p>
        </w:tc>
      </w:tr>
    </w:tbl>
    <w:p w14:paraId="3BF051C1" w14:textId="77777777" w:rsidR="000D62CB" w:rsidRPr="000D62CB" w:rsidRDefault="00000000" w:rsidP="000D62CB">
      <w:r>
        <w:pict w14:anchorId="3C1DD433">
          <v:rect id="_x0000_i1031" style="width:0;height:0" o:hralign="center" o:hrstd="t" o:hrnoshade="t" o:hr="t" fillcolor="#2c2c36" stroked="f"/>
        </w:pict>
      </w:r>
    </w:p>
    <w:p w14:paraId="1E10886D" w14:textId="77777777" w:rsidR="00A65E94" w:rsidRDefault="00A65E94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4511F2EF" w14:textId="7B2C9351" w:rsidR="001E7592" w:rsidRPr="00A65E94" w:rsidRDefault="00C65B88" w:rsidP="00766C98">
      <w:pPr>
        <w:pStyle w:val="Heading1"/>
      </w:pPr>
      <w:bookmarkStart w:id="19" w:name="_Toc193709053"/>
      <w:r w:rsidRPr="00766C98">
        <w:rPr>
          <w:sz w:val="32"/>
          <w:szCs w:val="32"/>
        </w:rPr>
        <w:lastRenderedPageBreak/>
        <w:t xml:space="preserve">4. </w:t>
      </w:r>
      <w:r w:rsidR="00A65E94" w:rsidRPr="00766C98">
        <w:rPr>
          <w:sz w:val="32"/>
          <w:szCs w:val="32"/>
        </w:rPr>
        <w:t>Descriptive Statistics</w:t>
      </w:r>
      <w:bookmarkEnd w:id="19"/>
    </w:p>
    <w:tbl>
      <w:tblPr>
        <w:tblStyle w:val="GridTable1Light-Accent1"/>
        <w:tblW w:w="10198" w:type="dxa"/>
        <w:tblLook w:val="04A0" w:firstRow="1" w:lastRow="0" w:firstColumn="1" w:lastColumn="0" w:noHBand="0" w:noVBand="1"/>
      </w:tblPr>
      <w:tblGrid>
        <w:gridCol w:w="6731"/>
        <w:gridCol w:w="3467"/>
      </w:tblGrid>
      <w:tr w:rsidR="00A65E94" w:rsidRPr="00A65E94" w14:paraId="230E66D4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9B97AB" w14:textId="77777777" w:rsidR="00A65E94" w:rsidRPr="00A65E94" w:rsidRDefault="00A65E94" w:rsidP="00A65E94">
            <w:r w:rsidRPr="00A65E94">
              <w:t>Metric</w:t>
            </w:r>
          </w:p>
        </w:tc>
        <w:tc>
          <w:tcPr>
            <w:tcW w:w="0" w:type="auto"/>
            <w:hideMark/>
          </w:tcPr>
          <w:p w14:paraId="6516497F" w14:textId="77777777" w:rsidR="00A65E94" w:rsidRPr="00A65E94" w:rsidRDefault="00A65E94" w:rsidP="001E759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Value</w:t>
            </w:r>
          </w:p>
        </w:tc>
      </w:tr>
      <w:tr w:rsidR="00A65E94" w:rsidRPr="00A65E94" w14:paraId="575DEE27" w14:textId="77777777" w:rsidTr="001F1F38">
        <w:trPr>
          <w:trHeight w:val="9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B96BF" w14:textId="77777777" w:rsidR="00A65E94" w:rsidRPr="00A65E94" w:rsidRDefault="00A65E94" w:rsidP="00A65E94">
            <w:r w:rsidRPr="00A65E94">
              <w:t>Mean Age at Diagnosis</w:t>
            </w:r>
          </w:p>
        </w:tc>
        <w:tc>
          <w:tcPr>
            <w:tcW w:w="0" w:type="auto"/>
            <w:hideMark/>
          </w:tcPr>
          <w:p w14:paraId="58232561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~50 years</w:t>
            </w:r>
          </w:p>
        </w:tc>
      </w:tr>
      <w:tr w:rsidR="00A65E94" w:rsidRPr="00A65E94" w14:paraId="10EB068F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8627EF" w14:textId="77777777" w:rsidR="00A65E94" w:rsidRPr="00A65E94" w:rsidRDefault="00A65E94" w:rsidP="00A65E94">
            <w:r w:rsidRPr="00A65E94">
              <w:t>Median Age at Diagnosis</w:t>
            </w:r>
          </w:p>
        </w:tc>
        <w:tc>
          <w:tcPr>
            <w:tcW w:w="0" w:type="auto"/>
            <w:hideMark/>
          </w:tcPr>
          <w:p w14:paraId="3AB6C687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~48 years</w:t>
            </w:r>
          </w:p>
        </w:tc>
      </w:tr>
      <w:tr w:rsidR="00A65E94" w:rsidRPr="00A65E94" w14:paraId="5EE633F3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74370" w14:textId="77777777" w:rsidR="00A65E94" w:rsidRPr="00A65E94" w:rsidRDefault="00A65E94" w:rsidP="00A65E94">
            <w:r w:rsidRPr="00A65E94">
              <w:t>Standard Deviation</w:t>
            </w:r>
          </w:p>
        </w:tc>
        <w:tc>
          <w:tcPr>
            <w:tcW w:w="0" w:type="auto"/>
            <w:hideMark/>
          </w:tcPr>
          <w:p w14:paraId="4B92EEF6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~10 years</w:t>
            </w:r>
          </w:p>
        </w:tc>
      </w:tr>
      <w:tr w:rsidR="00A65E94" w:rsidRPr="00A65E94" w14:paraId="6B80B7E2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63D049" w14:textId="77777777" w:rsidR="00A65E94" w:rsidRPr="00A65E94" w:rsidRDefault="00A65E94" w:rsidP="00A65E94">
            <w:r w:rsidRPr="00A65E94">
              <w:t>Range</w:t>
            </w:r>
          </w:p>
        </w:tc>
        <w:tc>
          <w:tcPr>
            <w:tcW w:w="0" w:type="auto"/>
            <w:hideMark/>
          </w:tcPr>
          <w:p w14:paraId="503A66A5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25–85 years</w:t>
            </w:r>
          </w:p>
        </w:tc>
      </w:tr>
      <w:tr w:rsidR="00A65E94" w:rsidRPr="00A65E94" w14:paraId="72DFF031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1B412D" w14:textId="77777777" w:rsidR="00A65E94" w:rsidRPr="00A65E94" w:rsidRDefault="00A65E94" w:rsidP="00A65E94">
            <w:r w:rsidRPr="00A65E94">
              <w:t>Mean Tumor Size</w:t>
            </w:r>
          </w:p>
        </w:tc>
        <w:tc>
          <w:tcPr>
            <w:tcW w:w="0" w:type="auto"/>
            <w:hideMark/>
          </w:tcPr>
          <w:p w14:paraId="64A040B9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~3.5 cm</w:t>
            </w:r>
          </w:p>
        </w:tc>
      </w:tr>
      <w:tr w:rsidR="00A65E94" w:rsidRPr="00A65E94" w14:paraId="774A7994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0E72BA" w14:textId="77777777" w:rsidR="00A65E94" w:rsidRPr="00A65E94" w:rsidRDefault="00A65E94" w:rsidP="00A65E94">
            <w:r w:rsidRPr="00A65E94">
              <w:t>Median Tumor Size</w:t>
            </w:r>
          </w:p>
        </w:tc>
        <w:tc>
          <w:tcPr>
            <w:tcW w:w="0" w:type="auto"/>
            <w:hideMark/>
          </w:tcPr>
          <w:p w14:paraId="095404D8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~3.0 cm</w:t>
            </w:r>
          </w:p>
        </w:tc>
      </w:tr>
      <w:tr w:rsidR="00A65E94" w:rsidRPr="00A65E94" w14:paraId="019017D2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271BEC" w14:textId="77777777" w:rsidR="00A65E94" w:rsidRPr="00A65E94" w:rsidRDefault="00A65E94" w:rsidP="00A65E94">
            <w:r w:rsidRPr="00A65E94">
              <w:t>Standard Deviation</w:t>
            </w:r>
          </w:p>
        </w:tc>
        <w:tc>
          <w:tcPr>
            <w:tcW w:w="0" w:type="auto"/>
            <w:hideMark/>
          </w:tcPr>
          <w:p w14:paraId="1A672200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~1.2 cm</w:t>
            </w:r>
          </w:p>
        </w:tc>
      </w:tr>
      <w:tr w:rsidR="00A65E94" w:rsidRPr="00A65E94" w14:paraId="03361678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EE8126" w14:textId="77777777" w:rsidR="00A65E94" w:rsidRPr="00A65E94" w:rsidRDefault="00A65E94" w:rsidP="00A65E94">
            <w:r w:rsidRPr="00A65E94">
              <w:t>Range</w:t>
            </w:r>
          </w:p>
        </w:tc>
        <w:tc>
          <w:tcPr>
            <w:tcW w:w="0" w:type="auto"/>
            <w:hideMark/>
          </w:tcPr>
          <w:p w14:paraId="4BDD4893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0.5–12.0 cm</w:t>
            </w:r>
          </w:p>
        </w:tc>
      </w:tr>
      <w:tr w:rsidR="00A65E94" w:rsidRPr="00A65E94" w14:paraId="728807A7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08BA55" w14:textId="77777777" w:rsidR="00A65E94" w:rsidRPr="00A65E94" w:rsidRDefault="00A65E94" w:rsidP="00A65E94">
            <w:r w:rsidRPr="00A65E94">
              <w:t>Mean Ki-67 Score</w:t>
            </w:r>
          </w:p>
        </w:tc>
        <w:tc>
          <w:tcPr>
            <w:tcW w:w="0" w:type="auto"/>
            <w:hideMark/>
          </w:tcPr>
          <w:p w14:paraId="62E12652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~25%</w:t>
            </w:r>
          </w:p>
        </w:tc>
      </w:tr>
      <w:tr w:rsidR="00A65E94" w:rsidRPr="00A65E94" w14:paraId="44F1D75C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9A9923" w14:textId="77777777" w:rsidR="00A65E94" w:rsidRPr="00A65E94" w:rsidRDefault="00A65E94" w:rsidP="00A65E94">
            <w:r w:rsidRPr="00A65E94">
              <w:t>Median Ki-67 Score</w:t>
            </w:r>
          </w:p>
        </w:tc>
        <w:tc>
          <w:tcPr>
            <w:tcW w:w="0" w:type="auto"/>
            <w:hideMark/>
          </w:tcPr>
          <w:p w14:paraId="30F1BD24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~20%</w:t>
            </w:r>
          </w:p>
        </w:tc>
      </w:tr>
      <w:tr w:rsidR="00A65E94" w:rsidRPr="00A65E94" w14:paraId="7DE61E60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DFB0A1" w14:textId="77777777" w:rsidR="00A65E94" w:rsidRPr="00A65E94" w:rsidRDefault="00A65E94" w:rsidP="00A65E94">
            <w:r w:rsidRPr="00A65E94">
              <w:t>Standard Deviation</w:t>
            </w:r>
          </w:p>
        </w:tc>
        <w:tc>
          <w:tcPr>
            <w:tcW w:w="0" w:type="auto"/>
            <w:hideMark/>
          </w:tcPr>
          <w:p w14:paraId="7C87B98C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~15%</w:t>
            </w:r>
          </w:p>
        </w:tc>
      </w:tr>
      <w:tr w:rsidR="00A65E94" w:rsidRPr="00A65E94" w14:paraId="625805D2" w14:textId="77777777" w:rsidTr="001F1F38">
        <w:trPr>
          <w:trHeight w:val="9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284616" w14:textId="77777777" w:rsidR="00A65E94" w:rsidRPr="00A65E94" w:rsidRDefault="00A65E94" w:rsidP="00A65E94">
            <w:r w:rsidRPr="00A65E94">
              <w:t>Range</w:t>
            </w:r>
          </w:p>
        </w:tc>
        <w:tc>
          <w:tcPr>
            <w:tcW w:w="0" w:type="auto"/>
            <w:hideMark/>
          </w:tcPr>
          <w:p w14:paraId="24155B30" w14:textId="77777777" w:rsidR="00A65E94" w:rsidRPr="00A65E94" w:rsidRDefault="00A65E94" w:rsidP="00A65E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2%–60%</w:t>
            </w:r>
          </w:p>
        </w:tc>
      </w:tr>
    </w:tbl>
    <w:p w14:paraId="723824E9" w14:textId="42B7D2B8" w:rsidR="008F4EEF" w:rsidRPr="002C04A1" w:rsidRDefault="008F4EEF" w:rsidP="002C04A1">
      <w:pPr>
        <w:pStyle w:val="Heading1"/>
      </w:pPr>
      <w:r>
        <w:rPr>
          <w:b/>
          <w:bCs/>
        </w:rPr>
        <w:br w:type="page"/>
      </w:r>
    </w:p>
    <w:p w14:paraId="7F7194A3" w14:textId="10218D58" w:rsidR="00A65E94" w:rsidRPr="00766C98" w:rsidRDefault="00C65B88" w:rsidP="00A65E94">
      <w:pPr>
        <w:pStyle w:val="Heading1"/>
        <w:rPr>
          <w:sz w:val="32"/>
          <w:szCs w:val="32"/>
        </w:rPr>
      </w:pPr>
      <w:bookmarkStart w:id="20" w:name="_Toc193709054"/>
      <w:r w:rsidRPr="00766C98">
        <w:rPr>
          <w:sz w:val="32"/>
          <w:szCs w:val="32"/>
        </w:rPr>
        <w:lastRenderedPageBreak/>
        <w:t xml:space="preserve">5. </w:t>
      </w:r>
      <w:r w:rsidR="00A65E94" w:rsidRPr="00766C98">
        <w:rPr>
          <w:sz w:val="32"/>
          <w:szCs w:val="32"/>
        </w:rPr>
        <w:t>Frequency Analysis</w:t>
      </w:r>
      <w:bookmarkEnd w:id="20"/>
    </w:p>
    <w:p w14:paraId="43601AA4" w14:textId="2ABBBBA5" w:rsidR="00A65E94" w:rsidRPr="00766C98" w:rsidRDefault="00B30967" w:rsidP="00A65E94">
      <w:pPr>
        <w:pStyle w:val="Heading2"/>
        <w:rPr>
          <w:sz w:val="28"/>
          <w:szCs w:val="28"/>
        </w:rPr>
      </w:pPr>
      <w:bookmarkStart w:id="21" w:name="_Toc193709055"/>
      <w:r>
        <w:rPr>
          <w:sz w:val="28"/>
          <w:szCs w:val="28"/>
        </w:rPr>
        <w:t>5.1</w:t>
      </w:r>
      <w:r w:rsidR="00A65E94" w:rsidRPr="00766C98">
        <w:rPr>
          <w:sz w:val="28"/>
          <w:szCs w:val="28"/>
        </w:rPr>
        <w:t xml:space="preserve"> Gender</w:t>
      </w:r>
      <w:bookmarkEnd w:id="21"/>
    </w:p>
    <w:tbl>
      <w:tblPr>
        <w:tblStyle w:val="GridTable1Light-Accent1"/>
        <w:tblW w:w="10123" w:type="dxa"/>
        <w:tblLook w:val="04A0" w:firstRow="1" w:lastRow="0" w:firstColumn="1" w:lastColumn="0" w:noHBand="0" w:noVBand="1"/>
      </w:tblPr>
      <w:tblGrid>
        <w:gridCol w:w="4352"/>
        <w:gridCol w:w="5771"/>
      </w:tblGrid>
      <w:tr w:rsidR="00C83048" w:rsidRPr="00A65E94" w14:paraId="1081F6F1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ACEEF" w14:textId="77777777" w:rsidR="00A65E94" w:rsidRPr="00340E70" w:rsidRDefault="00A65E94" w:rsidP="000F1542">
            <w:r w:rsidRPr="00340E70">
              <w:t>Gender</w:t>
            </w:r>
          </w:p>
        </w:tc>
        <w:tc>
          <w:tcPr>
            <w:tcW w:w="0" w:type="auto"/>
            <w:hideMark/>
          </w:tcPr>
          <w:p w14:paraId="431179FF" w14:textId="6B58F9F3" w:rsidR="00C83048" w:rsidRPr="00340E70" w:rsidRDefault="00A65E94" w:rsidP="000F154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40E70">
              <w:t>Frequency</w:t>
            </w:r>
          </w:p>
        </w:tc>
      </w:tr>
      <w:tr w:rsidR="00C83048" w:rsidRPr="00A65E94" w14:paraId="78B7DFA5" w14:textId="77777777" w:rsidTr="001F1F38">
        <w:trPr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B4414" w14:textId="77777777" w:rsidR="00C83048" w:rsidRPr="00A65E94" w:rsidRDefault="00C83048" w:rsidP="000F1542">
            <w:pPr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A65E94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Female</w:t>
            </w:r>
          </w:p>
        </w:tc>
        <w:tc>
          <w:tcPr>
            <w:tcW w:w="0" w:type="auto"/>
            <w:hideMark/>
          </w:tcPr>
          <w:p w14:paraId="309FACE0" w14:textId="77777777" w:rsidR="00C83048" w:rsidRPr="00A65E94" w:rsidRDefault="00C83048" w:rsidP="000F1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A65E94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95%</w:t>
            </w:r>
          </w:p>
        </w:tc>
      </w:tr>
      <w:tr w:rsidR="00C83048" w:rsidRPr="00A65E94" w14:paraId="37A3F311" w14:textId="77777777" w:rsidTr="001F1F38">
        <w:trPr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0BA7B7" w14:textId="77777777" w:rsidR="00C83048" w:rsidRPr="00A65E94" w:rsidRDefault="00C83048" w:rsidP="000F1542">
            <w:pPr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A65E94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Male</w:t>
            </w:r>
          </w:p>
        </w:tc>
        <w:tc>
          <w:tcPr>
            <w:tcW w:w="0" w:type="auto"/>
            <w:hideMark/>
          </w:tcPr>
          <w:p w14:paraId="772DEB2C" w14:textId="77777777" w:rsidR="00C83048" w:rsidRPr="00A65E94" w:rsidRDefault="00C83048" w:rsidP="000F154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color w:val="0F4761" w:themeColor="accent1" w:themeShade="BF"/>
              </w:rPr>
            </w:pPr>
            <w:r w:rsidRPr="00A65E94">
              <w:rPr>
                <w:rFonts w:asciiTheme="majorHAnsi" w:eastAsiaTheme="majorEastAsia" w:hAnsiTheme="majorHAnsi" w:cstheme="majorBidi"/>
                <w:color w:val="0F4761" w:themeColor="accent1" w:themeShade="BF"/>
              </w:rPr>
              <w:t>5%</w:t>
            </w:r>
          </w:p>
        </w:tc>
      </w:tr>
    </w:tbl>
    <w:p w14:paraId="27B0A539" w14:textId="43CEE423" w:rsidR="00A65E94" w:rsidRPr="00766C98" w:rsidRDefault="00B30967" w:rsidP="00A65E94">
      <w:pPr>
        <w:pStyle w:val="Heading2"/>
        <w:rPr>
          <w:sz w:val="28"/>
          <w:szCs w:val="28"/>
        </w:rPr>
      </w:pPr>
      <w:bookmarkStart w:id="22" w:name="_Toc193709056"/>
      <w:r>
        <w:rPr>
          <w:sz w:val="28"/>
          <w:szCs w:val="28"/>
        </w:rPr>
        <w:t>5.2</w:t>
      </w:r>
      <w:r w:rsidR="00A65E94" w:rsidRPr="00766C98">
        <w:rPr>
          <w:sz w:val="28"/>
          <w:szCs w:val="28"/>
        </w:rPr>
        <w:t xml:space="preserve"> Marital Status</w:t>
      </w:r>
      <w:bookmarkEnd w:id="22"/>
    </w:p>
    <w:tbl>
      <w:tblPr>
        <w:tblStyle w:val="GridTable1Light-Accent1"/>
        <w:tblW w:w="10168" w:type="dxa"/>
        <w:tblLook w:val="04A0" w:firstRow="1" w:lastRow="0" w:firstColumn="1" w:lastColumn="0" w:noHBand="0" w:noVBand="1"/>
      </w:tblPr>
      <w:tblGrid>
        <w:gridCol w:w="6377"/>
        <w:gridCol w:w="3791"/>
      </w:tblGrid>
      <w:tr w:rsidR="00AD19E8" w:rsidRPr="00A65E94" w14:paraId="17172798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F5193" w14:textId="77777777" w:rsidR="00A65E94" w:rsidRPr="00A65E94" w:rsidRDefault="00A65E94" w:rsidP="00AD19E8">
            <w:r w:rsidRPr="00A65E94">
              <w:t>Marital Status</w:t>
            </w:r>
          </w:p>
        </w:tc>
        <w:tc>
          <w:tcPr>
            <w:tcW w:w="0" w:type="auto"/>
            <w:hideMark/>
          </w:tcPr>
          <w:p w14:paraId="4CA95463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Frequency</w:t>
            </w:r>
          </w:p>
        </w:tc>
      </w:tr>
      <w:tr w:rsidR="00AD19E8" w:rsidRPr="00A65E94" w14:paraId="2B4D1DB9" w14:textId="77777777" w:rsidTr="001F1F38">
        <w:trPr>
          <w:trHeight w:val="7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56AC96" w14:textId="77777777" w:rsidR="00A65E94" w:rsidRPr="00A65E94" w:rsidRDefault="00A65E94" w:rsidP="00AD19E8">
            <w:r w:rsidRPr="00A65E94">
              <w:t>Married</w:t>
            </w:r>
          </w:p>
        </w:tc>
        <w:tc>
          <w:tcPr>
            <w:tcW w:w="0" w:type="auto"/>
            <w:hideMark/>
          </w:tcPr>
          <w:p w14:paraId="0E27E371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80%</w:t>
            </w:r>
          </w:p>
        </w:tc>
      </w:tr>
      <w:tr w:rsidR="00AD19E8" w:rsidRPr="00A65E94" w14:paraId="0196BE99" w14:textId="77777777" w:rsidTr="001F1F38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7A1A79" w14:textId="77777777" w:rsidR="00A65E94" w:rsidRPr="00A65E94" w:rsidRDefault="00A65E94" w:rsidP="00AD19E8">
            <w:r w:rsidRPr="00A65E94">
              <w:t>Single</w:t>
            </w:r>
          </w:p>
        </w:tc>
        <w:tc>
          <w:tcPr>
            <w:tcW w:w="0" w:type="auto"/>
            <w:hideMark/>
          </w:tcPr>
          <w:p w14:paraId="0F566CC0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10%</w:t>
            </w:r>
          </w:p>
        </w:tc>
      </w:tr>
      <w:tr w:rsidR="00AD19E8" w:rsidRPr="00A65E94" w14:paraId="4EC54A94" w14:textId="77777777" w:rsidTr="001F1F38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1A9394" w14:textId="77777777" w:rsidR="00A65E94" w:rsidRPr="00A65E94" w:rsidRDefault="00A65E94" w:rsidP="00AD19E8">
            <w:r w:rsidRPr="00A65E94">
              <w:t>Divorced/Widowed</w:t>
            </w:r>
          </w:p>
        </w:tc>
        <w:tc>
          <w:tcPr>
            <w:tcW w:w="0" w:type="auto"/>
            <w:hideMark/>
          </w:tcPr>
          <w:p w14:paraId="099C5DC0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10%</w:t>
            </w:r>
          </w:p>
        </w:tc>
      </w:tr>
    </w:tbl>
    <w:p w14:paraId="01CAFE54" w14:textId="77388BF4" w:rsidR="00A65E94" w:rsidRPr="00766C98" w:rsidRDefault="00B30967" w:rsidP="00A65E94">
      <w:pPr>
        <w:pStyle w:val="Heading2"/>
        <w:rPr>
          <w:sz w:val="28"/>
          <w:szCs w:val="28"/>
        </w:rPr>
      </w:pPr>
      <w:bookmarkStart w:id="23" w:name="_Toc193709057"/>
      <w:r>
        <w:rPr>
          <w:sz w:val="28"/>
          <w:szCs w:val="28"/>
        </w:rPr>
        <w:t>5.3</w:t>
      </w:r>
      <w:r w:rsidR="00A65E94" w:rsidRPr="00766C98">
        <w:rPr>
          <w:sz w:val="28"/>
          <w:szCs w:val="28"/>
        </w:rPr>
        <w:t xml:space="preserve"> Surgery Type</w:t>
      </w:r>
      <w:bookmarkEnd w:id="23"/>
    </w:p>
    <w:tbl>
      <w:tblPr>
        <w:tblStyle w:val="GridTable1Light-Accent1"/>
        <w:tblW w:w="10150" w:type="dxa"/>
        <w:tblLook w:val="04A0" w:firstRow="1" w:lastRow="0" w:firstColumn="1" w:lastColumn="0" w:noHBand="0" w:noVBand="1"/>
      </w:tblPr>
      <w:tblGrid>
        <w:gridCol w:w="8381"/>
        <w:gridCol w:w="1769"/>
      </w:tblGrid>
      <w:tr w:rsidR="00AD19E8" w:rsidRPr="00A65E94" w14:paraId="4D2F65C0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8B7D2F" w14:textId="77777777" w:rsidR="00A65E94" w:rsidRPr="00A65E94" w:rsidRDefault="00A65E94" w:rsidP="00AD19E8">
            <w:r w:rsidRPr="00A65E94">
              <w:t>Surgery Type</w:t>
            </w:r>
          </w:p>
        </w:tc>
        <w:tc>
          <w:tcPr>
            <w:tcW w:w="1769" w:type="dxa"/>
            <w:hideMark/>
          </w:tcPr>
          <w:p w14:paraId="794E5568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Frequency</w:t>
            </w:r>
          </w:p>
        </w:tc>
      </w:tr>
      <w:tr w:rsidR="00AD19E8" w:rsidRPr="00A65E94" w14:paraId="4679C9C7" w14:textId="77777777" w:rsidTr="001F1F38">
        <w:trPr>
          <w:trHeight w:val="7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F510A" w14:textId="77777777" w:rsidR="00A65E94" w:rsidRPr="00A65E94" w:rsidRDefault="00A65E94" w:rsidP="00AD19E8">
            <w:r w:rsidRPr="00A65E94">
              <w:t>Modified Radical Mastectomy (MRM)</w:t>
            </w:r>
          </w:p>
        </w:tc>
        <w:tc>
          <w:tcPr>
            <w:tcW w:w="1769" w:type="dxa"/>
            <w:hideMark/>
          </w:tcPr>
          <w:p w14:paraId="19B4C1C1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60%</w:t>
            </w:r>
          </w:p>
        </w:tc>
      </w:tr>
      <w:tr w:rsidR="00AD19E8" w:rsidRPr="00A65E94" w14:paraId="1AD0063D" w14:textId="77777777" w:rsidTr="001F1F38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EA7C4" w14:textId="77777777" w:rsidR="00A65E94" w:rsidRPr="00A65E94" w:rsidRDefault="00A65E94" w:rsidP="00AD19E8">
            <w:r w:rsidRPr="00A65E94">
              <w:t>Breast-Conserving Surgery (BCS)</w:t>
            </w:r>
          </w:p>
        </w:tc>
        <w:tc>
          <w:tcPr>
            <w:tcW w:w="1769" w:type="dxa"/>
            <w:hideMark/>
          </w:tcPr>
          <w:p w14:paraId="03B6E731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30%</w:t>
            </w:r>
          </w:p>
        </w:tc>
      </w:tr>
      <w:tr w:rsidR="00AD19E8" w:rsidRPr="00A65E94" w14:paraId="63A83E2D" w14:textId="77777777" w:rsidTr="001F1F38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C17EB" w14:textId="77777777" w:rsidR="00A65E94" w:rsidRPr="00A65E94" w:rsidRDefault="00A65E94" w:rsidP="00AD19E8">
            <w:r w:rsidRPr="00A65E94">
              <w:t>Local Excision</w:t>
            </w:r>
          </w:p>
        </w:tc>
        <w:tc>
          <w:tcPr>
            <w:tcW w:w="1769" w:type="dxa"/>
            <w:hideMark/>
          </w:tcPr>
          <w:p w14:paraId="4E7E7055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10%</w:t>
            </w:r>
          </w:p>
        </w:tc>
      </w:tr>
    </w:tbl>
    <w:p w14:paraId="48662142" w14:textId="36815179" w:rsidR="00A65E94" w:rsidRPr="00766C98" w:rsidRDefault="00B30967" w:rsidP="00A65E94">
      <w:pPr>
        <w:pStyle w:val="Heading2"/>
        <w:rPr>
          <w:sz w:val="28"/>
          <w:szCs w:val="28"/>
        </w:rPr>
      </w:pPr>
      <w:bookmarkStart w:id="24" w:name="_Toc193709058"/>
      <w:r>
        <w:rPr>
          <w:sz w:val="28"/>
          <w:szCs w:val="28"/>
        </w:rPr>
        <w:t>5.4</w:t>
      </w:r>
      <w:r w:rsidR="00A65E94" w:rsidRPr="00766C98">
        <w:rPr>
          <w:sz w:val="28"/>
          <w:szCs w:val="28"/>
        </w:rPr>
        <w:t xml:space="preserve"> Sentinel Lymph Node Biopsy</w:t>
      </w:r>
      <w:bookmarkEnd w:id="24"/>
    </w:p>
    <w:tbl>
      <w:tblPr>
        <w:tblStyle w:val="GridTable1Light-Accent1"/>
        <w:tblW w:w="10139" w:type="dxa"/>
        <w:tblLook w:val="04A0" w:firstRow="1" w:lastRow="0" w:firstColumn="1" w:lastColumn="0" w:noHBand="0" w:noVBand="1"/>
      </w:tblPr>
      <w:tblGrid>
        <w:gridCol w:w="7009"/>
        <w:gridCol w:w="3130"/>
      </w:tblGrid>
      <w:tr w:rsidR="00AD19E8" w:rsidRPr="00A65E94" w14:paraId="308A2ADA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16C3CF" w14:textId="77777777" w:rsidR="00A65E94" w:rsidRPr="00A65E94" w:rsidRDefault="00A65E94" w:rsidP="00AD19E8">
            <w:r w:rsidRPr="00A65E94">
              <w:t>Attempted/Not Attempted</w:t>
            </w:r>
          </w:p>
        </w:tc>
        <w:tc>
          <w:tcPr>
            <w:tcW w:w="0" w:type="auto"/>
            <w:hideMark/>
          </w:tcPr>
          <w:p w14:paraId="3162A614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Frequency</w:t>
            </w:r>
          </w:p>
        </w:tc>
      </w:tr>
      <w:tr w:rsidR="00AD19E8" w:rsidRPr="00A65E94" w14:paraId="5B95C144" w14:textId="77777777" w:rsidTr="001F1F38">
        <w:trPr>
          <w:trHeight w:val="7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9AC204" w14:textId="77777777" w:rsidR="00A65E94" w:rsidRPr="00A65E94" w:rsidRDefault="00A65E94" w:rsidP="00AD19E8">
            <w:r w:rsidRPr="00A65E94">
              <w:t>Attempted</w:t>
            </w:r>
          </w:p>
        </w:tc>
        <w:tc>
          <w:tcPr>
            <w:tcW w:w="0" w:type="auto"/>
            <w:hideMark/>
          </w:tcPr>
          <w:p w14:paraId="2F11DE9C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70%</w:t>
            </w:r>
          </w:p>
        </w:tc>
      </w:tr>
      <w:tr w:rsidR="00AD19E8" w:rsidRPr="00A65E94" w14:paraId="082B519C" w14:textId="77777777" w:rsidTr="001F1F38">
        <w:trPr>
          <w:trHeight w:val="7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242931" w14:textId="77777777" w:rsidR="00A65E94" w:rsidRPr="00A65E94" w:rsidRDefault="00A65E94" w:rsidP="00AD19E8">
            <w:r w:rsidRPr="00A65E94">
              <w:t>Not Attempted</w:t>
            </w:r>
          </w:p>
        </w:tc>
        <w:tc>
          <w:tcPr>
            <w:tcW w:w="0" w:type="auto"/>
            <w:hideMark/>
          </w:tcPr>
          <w:p w14:paraId="554D0E52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30%</w:t>
            </w:r>
          </w:p>
        </w:tc>
      </w:tr>
    </w:tbl>
    <w:p w14:paraId="00E67DC8" w14:textId="575BAA36" w:rsidR="00A65E94" w:rsidRPr="00766C98" w:rsidRDefault="00B30967" w:rsidP="00A65E94">
      <w:pPr>
        <w:pStyle w:val="Heading2"/>
        <w:rPr>
          <w:sz w:val="28"/>
          <w:szCs w:val="28"/>
        </w:rPr>
      </w:pPr>
      <w:bookmarkStart w:id="25" w:name="_Toc193709059"/>
      <w:r>
        <w:rPr>
          <w:sz w:val="28"/>
          <w:szCs w:val="28"/>
        </w:rPr>
        <w:t>5.5</w:t>
      </w:r>
      <w:r w:rsidR="00A65E94" w:rsidRPr="00766C98">
        <w:rPr>
          <w:sz w:val="28"/>
          <w:szCs w:val="28"/>
        </w:rPr>
        <w:t xml:space="preserve"> Axillary Clearance</w:t>
      </w:r>
      <w:bookmarkEnd w:id="25"/>
    </w:p>
    <w:tbl>
      <w:tblPr>
        <w:tblStyle w:val="GridTable1Light-Accent1"/>
        <w:tblW w:w="10123" w:type="dxa"/>
        <w:tblLook w:val="04A0" w:firstRow="1" w:lastRow="0" w:firstColumn="1" w:lastColumn="0" w:noHBand="0" w:noVBand="1"/>
      </w:tblPr>
      <w:tblGrid>
        <w:gridCol w:w="6984"/>
        <w:gridCol w:w="3139"/>
      </w:tblGrid>
      <w:tr w:rsidR="00AD19E8" w:rsidRPr="00A65E94" w14:paraId="157B63B9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4064C" w14:textId="77777777" w:rsidR="00A65E94" w:rsidRPr="00A65E94" w:rsidRDefault="00A65E94" w:rsidP="00AD19E8">
            <w:r w:rsidRPr="00A65E94">
              <w:t>Performed/Not Performed</w:t>
            </w:r>
          </w:p>
        </w:tc>
        <w:tc>
          <w:tcPr>
            <w:tcW w:w="0" w:type="auto"/>
            <w:hideMark/>
          </w:tcPr>
          <w:p w14:paraId="6F2264A1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Frequency</w:t>
            </w:r>
          </w:p>
        </w:tc>
      </w:tr>
      <w:tr w:rsidR="00AD19E8" w:rsidRPr="00A65E94" w14:paraId="290873F8" w14:textId="77777777" w:rsidTr="001F1F38">
        <w:trPr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AD6961" w14:textId="77777777" w:rsidR="00A65E94" w:rsidRPr="00A65E94" w:rsidRDefault="00A65E94" w:rsidP="00AD19E8">
            <w:r w:rsidRPr="00A65E94">
              <w:t>Performed</w:t>
            </w:r>
          </w:p>
        </w:tc>
        <w:tc>
          <w:tcPr>
            <w:tcW w:w="0" w:type="auto"/>
            <w:hideMark/>
          </w:tcPr>
          <w:p w14:paraId="4CB0786B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50%</w:t>
            </w:r>
          </w:p>
        </w:tc>
      </w:tr>
      <w:tr w:rsidR="00AD19E8" w:rsidRPr="00A65E94" w14:paraId="46639EE8" w14:textId="77777777" w:rsidTr="001F1F38">
        <w:trPr>
          <w:trHeight w:val="6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55B56E" w14:textId="77777777" w:rsidR="00A65E94" w:rsidRPr="00A65E94" w:rsidRDefault="00A65E94" w:rsidP="00AD19E8">
            <w:r w:rsidRPr="00A65E94">
              <w:lastRenderedPageBreak/>
              <w:t>Not Performed</w:t>
            </w:r>
          </w:p>
        </w:tc>
        <w:tc>
          <w:tcPr>
            <w:tcW w:w="0" w:type="auto"/>
            <w:hideMark/>
          </w:tcPr>
          <w:p w14:paraId="271E099D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50%</w:t>
            </w:r>
          </w:p>
        </w:tc>
      </w:tr>
    </w:tbl>
    <w:p w14:paraId="3E13B1EB" w14:textId="737A7D93" w:rsidR="00A65E94" w:rsidRPr="00766C98" w:rsidRDefault="00B30967" w:rsidP="00A65E94">
      <w:pPr>
        <w:pStyle w:val="Heading2"/>
        <w:rPr>
          <w:sz w:val="28"/>
          <w:szCs w:val="28"/>
        </w:rPr>
      </w:pPr>
      <w:bookmarkStart w:id="26" w:name="_Toc193709060"/>
      <w:r>
        <w:rPr>
          <w:sz w:val="28"/>
          <w:szCs w:val="28"/>
        </w:rPr>
        <w:t>5.6</w:t>
      </w:r>
      <w:r w:rsidR="00A65E94" w:rsidRPr="00766C98">
        <w:rPr>
          <w:sz w:val="28"/>
          <w:szCs w:val="28"/>
        </w:rPr>
        <w:t xml:space="preserve"> Correlation Analysis</w:t>
      </w:r>
      <w:bookmarkEnd w:id="26"/>
    </w:p>
    <w:tbl>
      <w:tblPr>
        <w:tblStyle w:val="GridTable1Light-Accent1"/>
        <w:tblW w:w="10498" w:type="dxa"/>
        <w:tblLook w:val="04A0" w:firstRow="1" w:lastRow="0" w:firstColumn="1" w:lastColumn="0" w:noHBand="0" w:noVBand="1"/>
      </w:tblPr>
      <w:tblGrid>
        <w:gridCol w:w="4617"/>
        <w:gridCol w:w="2180"/>
        <w:gridCol w:w="3701"/>
      </w:tblGrid>
      <w:tr w:rsidR="001F1F38" w:rsidRPr="00A65E94" w14:paraId="792A6CD4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9D561F" w14:textId="77777777" w:rsidR="00A65E94" w:rsidRPr="00A65E94" w:rsidRDefault="00A65E94" w:rsidP="00AD19E8">
            <w:r w:rsidRPr="00A65E94">
              <w:t>Variables</w:t>
            </w:r>
          </w:p>
        </w:tc>
        <w:tc>
          <w:tcPr>
            <w:tcW w:w="0" w:type="auto"/>
            <w:hideMark/>
          </w:tcPr>
          <w:p w14:paraId="72FD9D41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Relationship</w:t>
            </w:r>
          </w:p>
        </w:tc>
        <w:tc>
          <w:tcPr>
            <w:tcW w:w="0" w:type="auto"/>
            <w:hideMark/>
          </w:tcPr>
          <w:p w14:paraId="0686B716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Correlation Coefficient</w:t>
            </w:r>
          </w:p>
        </w:tc>
      </w:tr>
      <w:tr w:rsidR="001F1F38" w:rsidRPr="00A65E94" w14:paraId="37F25561" w14:textId="77777777" w:rsidTr="001F1F38">
        <w:trPr>
          <w:trHeight w:val="7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9DF6CD" w14:textId="77777777" w:rsidR="00A65E94" w:rsidRPr="00A65E94" w:rsidRDefault="00A65E94" w:rsidP="00AD19E8">
            <w:r w:rsidRPr="00A65E94">
              <w:t>Tumor Size vs. Stage</w:t>
            </w:r>
          </w:p>
        </w:tc>
        <w:tc>
          <w:tcPr>
            <w:tcW w:w="0" w:type="auto"/>
            <w:hideMark/>
          </w:tcPr>
          <w:p w14:paraId="261204FE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Positive</w:t>
            </w:r>
          </w:p>
        </w:tc>
        <w:tc>
          <w:tcPr>
            <w:tcW w:w="0" w:type="auto"/>
            <w:hideMark/>
          </w:tcPr>
          <w:p w14:paraId="1C565B1E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~0.7</w:t>
            </w:r>
          </w:p>
        </w:tc>
      </w:tr>
      <w:tr w:rsidR="001F1F38" w:rsidRPr="00A65E94" w14:paraId="0B29ED99" w14:textId="77777777" w:rsidTr="001F1F38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24F04" w14:textId="77777777" w:rsidR="00A65E94" w:rsidRPr="00A65E94" w:rsidRDefault="00A65E94" w:rsidP="00AD19E8">
            <w:r w:rsidRPr="00A65E94">
              <w:t>Ki-67 Score vs. Recurrence</w:t>
            </w:r>
          </w:p>
        </w:tc>
        <w:tc>
          <w:tcPr>
            <w:tcW w:w="0" w:type="auto"/>
            <w:hideMark/>
          </w:tcPr>
          <w:p w14:paraId="475E320E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Positive</w:t>
            </w:r>
          </w:p>
        </w:tc>
        <w:tc>
          <w:tcPr>
            <w:tcW w:w="0" w:type="auto"/>
            <w:hideMark/>
          </w:tcPr>
          <w:p w14:paraId="03B3289E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~0.6</w:t>
            </w:r>
          </w:p>
        </w:tc>
      </w:tr>
      <w:tr w:rsidR="001F1F38" w:rsidRPr="00A65E94" w14:paraId="47D28DD2" w14:textId="77777777" w:rsidTr="001F1F38">
        <w:trPr>
          <w:trHeight w:val="6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8CC2E6" w14:textId="77777777" w:rsidR="00A65E94" w:rsidRPr="00A65E94" w:rsidRDefault="00A65E94" w:rsidP="00AD19E8">
            <w:r w:rsidRPr="00A65E94">
              <w:t>ER/PR Status vs. HER2 Status</w:t>
            </w:r>
          </w:p>
        </w:tc>
        <w:tc>
          <w:tcPr>
            <w:tcW w:w="0" w:type="auto"/>
            <w:hideMark/>
          </w:tcPr>
          <w:p w14:paraId="4D1DD3DC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Negative</w:t>
            </w:r>
          </w:p>
        </w:tc>
        <w:tc>
          <w:tcPr>
            <w:tcW w:w="0" w:type="auto"/>
            <w:hideMark/>
          </w:tcPr>
          <w:p w14:paraId="0C5584C1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~-0.5</w:t>
            </w:r>
          </w:p>
        </w:tc>
      </w:tr>
    </w:tbl>
    <w:p w14:paraId="169C0FDB" w14:textId="022F6C2B" w:rsidR="00A65E94" w:rsidRPr="00766C98" w:rsidRDefault="00B30967" w:rsidP="00A65E94">
      <w:pPr>
        <w:pStyle w:val="Heading1"/>
        <w:rPr>
          <w:sz w:val="32"/>
          <w:szCs w:val="32"/>
        </w:rPr>
      </w:pPr>
      <w:bookmarkStart w:id="27" w:name="_Toc193709061"/>
      <w:r>
        <w:rPr>
          <w:sz w:val="32"/>
          <w:szCs w:val="32"/>
        </w:rPr>
        <w:t>6</w:t>
      </w:r>
      <w:r w:rsidR="00A65E94" w:rsidRPr="00766C98">
        <w:rPr>
          <w:sz w:val="32"/>
          <w:szCs w:val="32"/>
        </w:rPr>
        <w:t>. Survival Analysis</w:t>
      </w:r>
      <w:bookmarkEnd w:id="27"/>
    </w:p>
    <w:p w14:paraId="7C18F5EF" w14:textId="4EFAE621" w:rsidR="00A65E94" w:rsidRPr="00766C98" w:rsidRDefault="00B30967" w:rsidP="00A65E94">
      <w:pPr>
        <w:pStyle w:val="Heading2"/>
        <w:rPr>
          <w:sz w:val="28"/>
          <w:szCs w:val="28"/>
        </w:rPr>
      </w:pPr>
      <w:bookmarkStart w:id="28" w:name="_Toc193709062"/>
      <w:r>
        <w:rPr>
          <w:sz w:val="28"/>
          <w:szCs w:val="28"/>
        </w:rPr>
        <w:t>6.1</w:t>
      </w:r>
      <w:r w:rsidR="00A65E94" w:rsidRPr="00766C98">
        <w:rPr>
          <w:sz w:val="28"/>
          <w:szCs w:val="28"/>
        </w:rPr>
        <w:t xml:space="preserve"> Disease-Free Survival</w:t>
      </w:r>
      <w:bookmarkEnd w:id="28"/>
    </w:p>
    <w:tbl>
      <w:tblPr>
        <w:tblStyle w:val="GridTable1Light-Accent1"/>
        <w:tblW w:w="10423" w:type="dxa"/>
        <w:tblLook w:val="04A0" w:firstRow="1" w:lastRow="0" w:firstColumn="1" w:lastColumn="0" w:noHBand="0" w:noVBand="1"/>
      </w:tblPr>
      <w:tblGrid>
        <w:gridCol w:w="6906"/>
        <w:gridCol w:w="3517"/>
      </w:tblGrid>
      <w:tr w:rsidR="00AD19E8" w:rsidRPr="00A65E94" w14:paraId="438915D7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FC690" w14:textId="77777777" w:rsidR="00A65E94" w:rsidRPr="00A65E94" w:rsidRDefault="00A65E94" w:rsidP="00AD19E8">
            <w:r w:rsidRPr="00A65E94">
              <w:t>Status</w:t>
            </w:r>
          </w:p>
        </w:tc>
        <w:tc>
          <w:tcPr>
            <w:tcW w:w="0" w:type="auto"/>
            <w:hideMark/>
          </w:tcPr>
          <w:p w14:paraId="60915C26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Frequency</w:t>
            </w:r>
          </w:p>
        </w:tc>
      </w:tr>
      <w:tr w:rsidR="00AD19E8" w:rsidRPr="00A65E94" w14:paraId="33743B8A" w14:textId="77777777" w:rsidTr="001F1F38">
        <w:trPr>
          <w:trHeight w:val="7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17B27E" w14:textId="77777777" w:rsidR="00A65E94" w:rsidRPr="00A65E94" w:rsidRDefault="00A65E94" w:rsidP="00AD19E8">
            <w:r w:rsidRPr="00A65E94">
              <w:t>Alive and Disease-Free</w:t>
            </w:r>
          </w:p>
        </w:tc>
        <w:tc>
          <w:tcPr>
            <w:tcW w:w="0" w:type="auto"/>
            <w:hideMark/>
          </w:tcPr>
          <w:p w14:paraId="1127805D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60%</w:t>
            </w:r>
          </w:p>
        </w:tc>
      </w:tr>
      <w:tr w:rsidR="00AD19E8" w:rsidRPr="00A65E94" w14:paraId="73CCC59A" w14:textId="77777777" w:rsidTr="001F1F38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1CE91D" w14:textId="77777777" w:rsidR="00A65E94" w:rsidRPr="00A65E94" w:rsidRDefault="00A65E94" w:rsidP="00AD19E8">
            <w:r w:rsidRPr="00A65E94">
              <w:t>Alive with Disease</w:t>
            </w:r>
          </w:p>
        </w:tc>
        <w:tc>
          <w:tcPr>
            <w:tcW w:w="0" w:type="auto"/>
            <w:hideMark/>
          </w:tcPr>
          <w:p w14:paraId="2927B80E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25%</w:t>
            </w:r>
          </w:p>
        </w:tc>
      </w:tr>
      <w:tr w:rsidR="00AD19E8" w:rsidRPr="00A65E94" w14:paraId="0AE5FBB5" w14:textId="77777777" w:rsidTr="001F1F38">
        <w:trPr>
          <w:trHeight w:val="6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5A0F4" w14:textId="77777777" w:rsidR="00A65E94" w:rsidRPr="00A65E94" w:rsidRDefault="00A65E94" w:rsidP="00AD19E8">
            <w:r w:rsidRPr="00A65E94">
              <w:t>Deceased</w:t>
            </w:r>
          </w:p>
        </w:tc>
        <w:tc>
          <w:tcPr>
            <w:tcW w:w="0" w:type="auto"/>
            <w:hideMark/>
          </w:tcPr>
          <w:p w14:paraId="65BC7BCB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15%</w:t>
            </w:r>
          </w:p>
        </w:tc>
      </w:tr>
    </w:tbl>
    <w:p w14:paraId="33F603E1" w14:textId="7230CF0F" w:rsidR="00A65E94" w:rsidRPr="00766C98" w:rsidRDefault="00B30967" w:rsidP="00A65E94">
      <w:pPr>
        <w:pStyle w:val="Heading2"/>
        <w:rPr>
          <w:sz w:val="28"/>
          <w:szCs w:val="28"/>
        </w:rPr>
      </w:pPr>
      <w:bookmarkStart w:id="29" w:name="_Toc193709063"/>
      <w:r>
        <w:rPr>
          <w:sz w:val="28"/>
          <w:szCs w:val="28"/>
        </w:rPr>
        <w:t>6.2</w:t>
      </w:r>
      <w:r w:rsidR="00A65E94" w:rsidRPr="00766C98">
        <w:rPr>
          <w:sz w:val="28"/>
          <w:szCs w:val="28"/>
        </w:rPr>
        <w:t xml:space="preserve"> Metastasis Locations</w:t>
      </w:r>
      <w:bookmarkEnd w:id="29"/>
    </w:p>
    <w:tbl>
      <w:tblPr>
        <w:tblStyle w:val="GridTable1Light-Accent1"/>
        <w:tblW w:w="10273" w:type="dxa"/>
        <w:tblLook w:val="04A0" w:firstRow="1" w:lastRow="0" w:firstColumn="1" w:lastColumn="0" w:noHBand="0" w:noVBand="1"/>
      </w:tblPr>
      <w:tblGrid>
        <w:gridCol w:w="4737"/>
        <w:gridCol w:w="5536"/>
      </w:tblGrid>
      <w:tr w:rsidR="00AD19E8" w:rsidRPr="00A65E94" w14:paraId="6EE94349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FA042" w14:textId="77777777" w:rsidR="00A65E94" w:rsidRPr="00A65E94" w:rsidRDefault="00A65E94" w:rsidP="00AD19E8">
            <w:r w:rsidRPr="00A65E94">
              <w:t>Location</w:t>
            </w:r>
          </w:p>
        </w:tc>
        <w:tc>
          <w:tcPr>
            <w:tcW w:w="0" w:type="auto"/>
            <w:hideMark/>
          </w:tcPr>
          <w:p w14:paraId="0CB3F5CC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Frequency</w:t>
            </w:r>
          </w:p>
        </w:tc>
      </w:tr>
      <w:tr w:rsidR="00AD19E8" w:rsidRPr="00A65E94" w14:paraId="646AC359" w14:textId="77777777" w:rsidTr="001F1F38">
        <w:trPr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C73FDC" w14:textId="77777777" w:rsidR="00A65E94" w:rsidRPr="00A65E94" w:rsidRDefault="00A65E94" w:rsidP="00AD19E8">
            <w:r w:rsidRPr="00A65E94">
              <w:t>Bone</w:t>
            </w:r>
          </w:p>
        </w:tc>
        <w:tc>
          <w:tcPr>
            <w:tcW w:w="0" w:type="auto"/>
            <w:hideMark/>
          </w:tcPr>
          <w:p w14:paraId="47E9839C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50%</w:t>
            </w:r>
          </w:p>
        </w:tc>
      </w:tr>
      <w:tr w:rsidR="00AD19E8" w:rsidRPr="00A65E94" w14:paraId="239374D7" w14:textId="77777777" w:rsidTr="001F1F38">
        <w:trPr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D518B4" w14:textId="77777777" w:rsidR="00A65E94" w:rsidRPr="00A65E94" w:rsidRDefault="00A65E94" w:rsidP="00AD19E8">
            <w:r w:rsidRPr="00A65E94">
              <w:t>Liver</w:t>
            </w:r>
          </w:p>
        </w:tc>
        <w:tc>
          <w:tcPr>
            <w:tcW w:w="0" w:type="auto"/>
            <w:hideMark/>
          </w:tcPr>
          <w:p w14:paraId="00219666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20%</w:t>
            </w:r>
          </w:p>
        </w:tc>
      </w:tr>
      <w:tr w:rsidR="00AD19E8" w:rsidRPr="00A65E94" w14:paraId="2560F818" w14:textId="77777777" w:rsidTr="001F1F38">
        <w:trPr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60EE8" w14:textId="77777777" w:rsidR="00A65E94" w:rsidRPr="00A65E94" w:rsidRDefault="00A65E94" w:rsidP="00AD19E8">
            <w:r w:rsidRPr="00A65E94">
              <w:t>Lungs</w:t>
            </w:r>
          </w:p>
        </w:tc>
        <w:tc>
          <w:tcPr>
            <w:tcW w:w="0" w:type="auto"/>
            <w:hideMark/>
          </w:tcPr>
          <w:p w14:paraId="7CA6C859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15%</w:t>
            </w:r>
          </w:p>
        </w:tc>
      </w:tr>
      <w:tr w:rsidR="00AD19E8" w:rsidRPr="00A65E94" w14:paraId="617BB4BA" w14:textId="77777777" w:rsidTr="001F1F38">
        <w:trPr>
          <w:trHeight w:val="7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A6AA4" w14:textId="77777777" w:rsidR="00A65E94" w:rsidRPr="00A65E94" w:rsidRDefault="00A65E94" w:rsidP="00AD19E8">
            <w:r w:rsidRPr="00A65E94">
              <w:t>Brain</w:t>
            </w:r>
          </w:p>
        </w:tc>
        <w:tc>
          <w:tcPr>
            <w:tcW w:w="0" w:type="auto"/>
            <w:hideMark/>
          </w:tcPr>
          <w:p w14:paraId="5479D8B7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10%</w:t>
            </w:r>
          </w:p>
        </w:tc>
      </w:tr>
      <w:tr w:rsidR="00AD19E8" w:rsidRPr="00A65E94" w14:paraId="79B5E93F" w14:textId="77777777" w:rsidTr="001F1F38">
        <w:trPr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D13203" w14:textId="77777777" w:rsidR="00A65E94" w:rsidRPr="00A65E94" w:rsidRDefault="00A65E94" w:rsidP="00AD19E8">
            <w:r w:rsidRPr="00A65E94">
              <w:t>Other</w:t>
            </w:r>
          </w:p>
        </w:tc>
        <w:tc>
          <w:tcPr>
            <w:tcW w:w="0" w:type="auto"/>
            <w:hideMark/>
          </w:tcPr>
          <w:p w14:paraId="31789341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5%</w:t>
            </w:r>
          </w:p>
        </w:tc>
      </w:tr>
    </w:tbl>
    <w:p w14:paraId="693687EA" w14:textId="77777777" w:rsidR="00C83048" w:rsidRDefault="00C83048" w:rsidP="00A65E94">
      <w:pPr>
        <w:pStyle w:val="Heading2"/>
      </w:pPr>
    </w:p>
    <w:p w14:paraId="34CE3251" w14:textId="77777777" w:rsidR="00C83048" w:rsidRDefault="00C83048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ACAB174" w14:textId="2A40C5D4" w:rsidR="00A65E94" w:rsidRPr="0099269A" w:rsidRDefault="009B1157" w:rsidP="00A65E94">
      <w:pPr>
        <w:pStyle w:val="Heading1"/>
        <w:rPr>
          <w:sz w:val="32"/>
          <w:szCs w:val="32"/>
        </w:rPr>
      </w:pPr>
      <w:bookmarkStart w:id="30" w:name="_Toc193709064"/>
      <w:r w:rsidRPr="0099269A">
        <w:rPr>
          <w:sz w:val="32"/>
          <w:szCs w:val="32"/>
        </w:rPr>
        <w:lastRenderedPageBreak/>
        <w:t xml:space="preserve">7. </w:t>
      </w:r>
      <w:r w:rsidR="00A65E94" w:rsidRPr="0099269A">
        <w:rPr>
          <w:sz w:val="32"/>
          <w:szCs w:val="32"/>
        </w:rPr>
        <w:t>Insights from Past Medical History</w:t>
      </w:r>
      <w:bookmarkEnd w:id="30"/>
    </w:p>
    <w:p w14:paraId="5D06998A" w14:textId="2EB6A36E" w:rsidR="00A65E94" w:rsidRPr="0099269A" w:rsidRDefault="00B30967" w:rsidP="00A65E94">
      <w:pPr>
        <w:pStyle w:val="Heading2"/>
        <w:rPr>
          <w:sz w:val="28"/>
          <w:szCs w:val="28"/>
        </w:rPr>
      </w:pPr>
      <w:bookmarkStart w:id="31" w:name="_Toc193709065"/>
      <w:r>
        <w:rPr>
          <w:sz w:val="28"/>
          <w:szCs w:val="28"/>
        </w:rPr>
        <w:t>7.1</w:t>
      </w:r>
      <w:r w:rsidR="00A65E94" w:rsidRPr="0099269A">
        <w:rPr>
          <w:sz w:val="28"/>
          <w:szCs w:val="28"/>
        </w:rPr>
        <w:t xml:space="preserve"> Chronic Conditions</w:t>
      </w:r>
      <w:bookmarkEnd w:id="31"/>
    </w:p>
    <w:tbl>
      <w:tblPr>
        <w:tblStyle w:val="GridTable1Light-Accent1"/>
        <w:tblW w:w="9943" w:type="dxa"/>
        <w:tblLook w:val="04A0" w:firstRow="1" w:lastRow="0" w:firstColumn="1" w:lastColumn="0" w:noHBand="0" w:noVBand="1"/>
      </w:tblPr>
      <w:tblGrid>
        <w:gridCol w:w="6678"/>
        <w:gridCol w:w="3265"/>
      </w:tblGrid>
      <w:tr w:rsidR="00AD19E8" w:rsidRPr="00A65E94" w14:paraId="46143D50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D1A46" w14:textId="77777777" w:rsidR="00A65E94" w:rsidRPr="00A65E94" w:rsidRDefault="00A65E94" w:rsidP="00AD19E8">
            <w:r w:rsidRPr="00A65E94">
              <w:t>Condition</w:t>
            </w:r>
          </w:p>
        </w:tc>
        <w:tc>
          <w:tcPr>
            <w:tcW w:w="0" w:type="auto"/>
            <w:hideMark/>
          </w:tcPr>
          <w:p w14:paraId="0025D2CA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Frequency</w:t>
            </w:r>
          </w:p>
        </w:tc>
      </w:tr>
      <w:tr w:rsidR="00AD19E8" w:rsidRPr="00A65E94" w14:paraId="023B2211" w14:textId="77777777" w:rsidTr="001F1F38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810D2B" w14:textId="77777777" w:rsidR="00A65E94" w:rsidRPr="00A65E94" w:rsidRDefault="00A65E94" w:rsidP="00AD19E8">
            <w:r w:rsidRPr="00A65E94">
              <w:t>Hypertension</w:t>
            </w:r>
          </w:p>
        </w:tc>
        <w:tc>
          <w:tcPr>
            <w:tcW w:w="0" w:type="auto"/>
            <w:hideMark/>
          </w:tcPr>
          <w:p w14:paraId="1EE2EA16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40%</w:t>
            </w:r>
          </w:p>
        </w:tc>
      </w:tr>
      <w:tr w:rsidR="00AD19E8" w:rsidRPr="00A65E94" w14:paraId="6B0E6226" w14:textId="77777777" w:rsidTr="001F1F38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69203" w14:textId="77777777" w:rsidR="00A65E94" w:rsidRPr="00A65E94" w:rsidRDefault="00A65E94" w:rsidP="00AD19E8">
            <w:r w:rsidRPr="00A65E94">
              <w:t>Diabetes</w:t>
            </w:r>
          </w:p>
        </w:tc>
        <w:tc>
          <w:tcPr>
            <w:tcW w:w="0" w:type="auto"/>
            <w:hideMark/>
          </w:tcPr>
          <w:p w14:paraId="786C3A88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20%</w:t>
            </w:r>
          </w:p>
        </w:tc>
      </w:tr>
      <w:tr w:rsidR="00AD19E8" w:rsidRPr="00A65E94" w14:paraId="2D76120E" w14:textId="77777777" w:rsidTr="001F1F38">
        <w:trPr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D837A1" w14:textId="77777777" w:rsidR="00A65E94" w:rsidRPr="00A65E94" w:rsidRDefault="00A65E94" w:rsidP="00AD19E8">
            <w:r w:rsidRPr="00A65E94">
              <w:t>Ischemic Heart Disease</w:t>
            </w:r>
          </w:p>
        </w:tc>
        <w:tc>
          <w:tcPr>
            <w:tcW w:w="0" w:type="auto"/>
            <w:hideMark/>
          </w:tcPr>
          <w:p w14:paraId="7EDADDA5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10%</w:t>
            </w:r>
          </w:p>
        </w:tc>
      </w:tr>
      <w:tr w:rsidR="00AD19E8" w:rsidRPr="00A65E94" w14:paraId="2C4E5F75" w14:textId="77777777" w:rsidTr="001F1F38">
        <w:trPr>
          <w:trHeight w:val="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9F7A87" w14:textId="77777777" w:rsidR="00A65E94" w:rsidRPr="00A65E94" w:rsidRDefault="00A65E94" w:rsidP="00AD19E8">
            <w:r w:rsidRPr="00A65E94">
              <w:t>Other</w:t>
            </w:r>
          </w:p>
        </w:tc>
        <w:tc>
          <w:tcPr>
            <w:tcW w:w="0" w:type="auto"/>
            <w:hideMark/>
          </w:tcPr>
          <w:p w14:paraId="722C65E8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30%</w:t>
            </w:r>
          </w:p>
        </w:tc>
      </w:tr>
    </w:tbl>
    <w:p w14:paraId="55B0CDD0" w14:textId="1CF2E272" w:rsidR="00A65E94" w:rsidRPr="0099269A" w:rsidRDefault="00B30967" w:rsidP="00A65E94">
      <w:pPr>
        <w:pStyle w:val="Heading2"/>
        <w:rPr>
          <w:sz w:val="28"/>
          <w:szCs w:val="28"/>
        </w:rPr>
      </w:pPr>
      <w:bookmarkStart w:id="32" w:name="_Toc193709066"/>
      <w:r>
        <w:rPr>
          <w:sz w:val="28"/>
          <w:szCs w:val="28"/>
        </w:rPr>
        <w:t>7.2</w:t>
      </w:r>
      <w:r w:rsidR="00A65E94" w:rsidRPr="0099269A">
        <w:rPr>
          <w:sz w:val="28"/>
          <w:szCs w:val="28"/>
        </w:rPr>
        <w:t xml:space="preserve"> Reproductive History</w:t>
      </w:r>
      <w:bookmarkEnd w:id="32"/>
    </w:p>
    <w:tbl>
      <w:tblPr>
        <w:tblStyle w:val="GridTable1Light-Accent1"/>
        <w:tblW w:w="9914" w:type="dxa"/>
        <w:tblLook w:val="04A0" w:firstRow="1" w:lastRow="0" w:firstColumn="1" w:lastColumn="0" w:noHBand="0" w:noVBand="1"/>
      </w:tblPr>
      <w:tblGrid>
        <w:gridCol w:w="7768"/>
        <w:gridCol w:w="2146"/>
      </w:tblGrid>
      <w:tr w:rsidR="00AD19E8" w:rsidRPr="00A65E94" w14:paraId="51BC16B9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49B3F" w14:textId="77777777" w:rsidR="00A65E94" w:rsidRPr="00A65E94" w:rsidRDefault="00A65E94" w:rsidP="00AD19E8">
            <w:r w:rsidRPr="00A65E94">
              <w:t>Category</w:t>
            </w:r>
          </w:p>
        </w:tc>
        <w:tc>
          <w:tcPr>
            <w:tcW w:w="0" w:type="auto"/>
            <w:hideMark/>
          </w:tcPr>
          <w:p w14:paraId="4954B54D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Details</w:t>
            </w:r>
          </w:p>
        </w:tc>
      </w:tr>
      <w:tr w:rsidR="00AD19E8" w:rsidRPr="00A65E94" w14:paraId="17018D8C" w14:textId="77777777" w:rsidTr="001F1F38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C0A98C" w14:textId="77777777" w:rsidR="00A65E94" w:rsidRPr="00A65E94" w:rsidRDefault="00A65E94" w:rsidP="00AD19E8">
            <w:r w:rsidRPr="00A65E94">
              <w:t>Parity (Number of Pregnancies):</w:t>
            </w:r>
          </w:p>
        </w:tc>
        <w:tc>
          <w:tcPr>
            <w:tcW w:w="0" w:type="auto"/>
            <w:hideMark/>
          </w:tcPr>
          <w:p w14:paraId="753540BD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19E8" w:rsidRPr="00A65E94" w14:paraId="01EE8386" w14:textId="77777777" w:rsidTr="001F1F38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FE324" w14:textId="77777777" w:rsidR="00A65E94" w:rsidRPr="00A65E94" w:rsidRDefault="00A65E94" w:rsidP="00AD19E8">
            <w:r w:rsidRPr="00A65E94">
              <w:t>- 0</w:t>
            </w:r>
          </w:p>
        </w:tc>
        <w:tc>
          <w:tcPr>
            <w:tcW w:w="0" w:type="auto"/>
            <w:hideMark/>
          </w:tcPr>
          <w:p w14:paraId="5DD9A728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10%</w:t>
            </w:r>
          </w:p>
        </w:tc>
      </w:tr>
      <w:tr w:rsidR="00AD19E8" w:rsidRPr="00A65E94" w14:paraId="785DBBDC" w14:textId="77777777" w:rsidTr="001F1F38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864ED" w14:textId="77777777" w:rsidR="00A65E94" w:rsidRPr="00A65E94" w:rsidRDefault="00A65E94" w:rsidP="00AD19E8">
            <w:r w:rsidRPr="00A65E94">
              <w:t>- 1–2</w:t>
            </w:r>
          </w:p>
        </w:tc>
        <w:tc>
          <w:tcPr>
            <w:tcW w:w="0" w:type="auto"/>
            <w:hideMark/>
          </w:tcPr>
          <w:p w14:paraId="2C84A940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50%</w:t>
            </w:r>
          </w:p>
        </w:tc>
      </w:tr>
      <w:tr w:rsidR="00AD19E8" w:rsidRPr="00A65E94" w14:paraId="05E3BB16" w14:textId="77777777" w:rsidTr="001F1F38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FCEF4B" w14:textId="77777777" w:rsidR="00A65E94" w:rsidRPr="00A65E94" w:rsidRDefault="00A65E94" w:rsidP="00AD19E8">
            <w:r w:rsidRPr="00A65E94">
              <w:t>- 3+</w:t>
            </w:r>
          </w:p>
        </w:tc>
        <w:tc>
          <w:tcPr>
            <w:tcW w:w="0" w:type="auto"/>
            <w:hideMark/>
          </w:tcPr>
          <w:p w14:paraId="0874DA34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40%</w:t>
            </w:r>
          </w:p>
        </w:tc>
      </w:tr>
      <w:tr w:rsidR="00AD19E8" w:rsidRPr="00A65E94" w14:paraId="7283EA6E" w14:textId="77777777" w:rsidTr="001F1F38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CE555" w14:textId="77777777" w:rsidR="00A65E94" w:rsidRPr="00A65E94" w:rsidRDefault="00A65E94" w:rsidP="00AD19E8">
            <w:r w:rsidRPr="00A65E94">
              <w:t>Lactation History:</w:t>
            </w:r>
          </w:p>
        </w:tc>
        <w:tc>
          <w:tcPr>
            <w:tcW w:w="0" w:type="auto"/>
            <w:hideMark/>
          </w:tcPr>
          <w:p w14:paraId="1446930C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19E8" w:rsidRPr="00A65E94" w14:paraId="07CEB742" w14:textId="77777777" w:rsidTr="001F1F38">
        <w:trPr>
          <w:trHeight w:val="7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56B35" w14:textId="77777777" w:rsidR="00A65E94" w:rsidRPr="00A65E94" w:rsidRDefault="00A65E94" w:rsidP="00AD19E8">
            <w:r w:rsidRPr="00A65E94">
              <w:t>- Never breastfed</w:t>
            </w:r>
          </w:p>
        </w:tc>
        <w:tc>
          <w:tcPr>
            <w:tcW w:w="0" w:type="auto"/>
            <w:hideMark/>
          </w:tcPr>
          <w:p w14:paraId="35AEA3CD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20%</w:t>
            </w:r>
          </w:p>
        </w:tc>
      </w:tr>
      <w:tr w:rsidR="00AD19E8" w:rsidRPr="00A65E94" w14:paraId="1C96294C" w14:textId="77777777" w:rsidTr="001F1F38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5912E7" w14:textId="77777777" w:rsidR="00A65E94" w:rsidRPr="00A65E94" w:rsidRDefault="00A65E94" w:rsidP="00AD19E8">
            <w:r w:rsidRPr="00A65E94">
              <w:t>- Breastfed &lt;6 months</w:t>
            </w:r>
          </w:p>
        </w:tc>
        <w:tc>
          <w:tcPr>
            <w:tcW w:w="0" w:type="auto"/>
            <w:hideMark/>
          </w:tcPr>
          <w:p w14:paraId="1436FD0A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30%</w:t>
            </w:r>
          </w:p>
        </w:tc>
      </w:tr>
      <w:tr w:rsidR="00AD19E8" w:rsidRPr="00A65E94" w14:paraId="6A9CCBD5" w14:textId="77777777" w:rsidTr="001F1F38">
        <w:trPr>
          <w:trHeight w:val="7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BB1915" w14:textId="77777777" w:rsidR="00A65E94" w:rsidRPr="00A65E94" w:rsidRDefault="00A65E94" w:rsidP="00AD19E8">
            <w:r w:rsidRPr="00A65E94">
              <w:t>- Breastfed &gt;6 months</w:t>
            </w:r>
          </w:p>
        </w:tc>
        <w:tc>
          <w:tcPr>
            <w:tcW w:w="0" w:type="auto"/>
            <w:hideMark/>
          </w:tcPr>
          <w:p w14:paraId="6FBE179D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50%</w:t>
            </w:r>
          </w:p>
        </w:tc>
      </w:tr>
    </w:tbl>
    <w:p w14:paraId="0E4E8A77" w14:textId="12A9FBAA" w:rsidR="00A65E94" w:rsidRPr="0099269A" w:rsidRDefault="009B1157" w:rsidP="00A65E94">
      <w:pPr>
        <w:pStyle w:val="Heading1"/>
        <w:rPr>
          <w:sz w:val="32"/>
          <w:szCs w:val="32"/>
        </w:rPr>
      </w:pPr>
      <w:bookmarkStart w:id="33" w:name="_Toc193709067"/>
      <w:r w:rsidRPr="0099269A">
        <w:rPr>
          <w:sz w:val="32"/>
          <w:szCs w:val="32"/>
        </w:rPr>
        <w:t>8</w:t>
      </w:r>
      <w:r w:rsidR="006719A6" w:rsidRPr="0099269A">
        <w:rPr>
          <w:sz w:val="32"/>
          <w:szCs w:val="32"/>
        </w:rPr>
        <w:t xml:space="preserve">. </w:t>
      </w:r>
      <w:r w:rsidR="00A65E94" w:rsidRPr="0099269A">
        <w:rPr>
          <w:sz w:val="32"/>
          <w:szCs w:val="32"/>
        </w:rPr>
        <w:t>Insights from Family History</w:t>
      </w:r>
      <w:bookmarkEnd w:id="33"/>
    </w:p>
    <w:p w14:paraId="7622A229" w14:textId="2DFA4DD7" w:rsidR="00A65E94" w:rsidRPr="0099269A" w:rsidRDefault="00B30967" w:rsidP="00A65E94">
      <w:pPr>
        <w:pStyle w:val="Heading2"/>
        <w:rPr>
          <w:sz w:val="28"/>
          <w:szCs w:val="28"/>
        </w:rPr>
      </w:pPr>
      <w:bookmarkStart w:id="34" w:name="_Toc193709068"/>
      <w:r>
        <w:rPr>
          <w:sz w:val="28"/>
          <w:szCs w:val="28"/>
        </w:rPr>
        <w:t>8.1</w:t>
      </w:r>
      <w:r w:rsidR="00A65E94" w:rsidRPr="0099269A">
        <w:rPr>
          <w:sz w:val="28"/>
          <w:szCs w:val="28"/>
        </w:rPr>
        <w:t xml:space="preserve"> Genetic Risk Factors</w:t>
      </w:r>
      <w:bookmarkEnd w:id="34"/>
    </w:p>
    <w:tbl>
      <w:tblPr>
        <w:tblStyle w:val="GridTable1Light-Accent1"/>
        <w:tblW w:w="10649" w:type="dxa"/>
        <w:tblLook w:val="04A0" w:firstRow="1" w:lastRow="0" w:firstColumn="1" w:lastColumn="0" w:noHBand="0" w:noVBand="1"/>
      </w:tblPr>
      <w:tblGrid>
        <w:gridCol w:w="8377"/>
        <w:gridCol w:w="2272"/>
      </w:tblGrid>
      <w:tr w:rsidR="00A65E94" w:rsidRPr="00A65E94" w14:paraId="716B4204" w14:textId="77777777" w:rsidTr="00C83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B4022C" w14:textId="77777777" w:rsidR="00A65E94" w:rsidRPr="00A65E94" w:rsidRDefault="00A65E94" w:rsidP="00AD19E8">
            <w:r w:rsidRPr="00A65E94">
              <w:t>Category</w:t>
            </w:r>
          </w:p>
        </w:tc>
        <w:tc>
          <w:tcPr>
            <w:tcW w:w="0" w:type="auto"/>
            <w:hideMark/>
          </w:tcPr>
          <w:p w14:paraId="79C40E73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Frequency</w:t>
            </w:r>
          </w:p>
        </w:tc>
      </w:tr>
      <w:tr w:rsidR="00A65E94" w:rsidRPr="00A65E94" w14:paraId="5943E5F7" w14:textId="77777777" w:rsidTr="00C83048">
        <w:trPr>
          <w:trHeight w:val="7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0978D" w14:textId="77777777" w:rsidR="00A65E94" w:rsidRPr="00A65E94" w:rsidRDefault="00A65E94" w:rsidP="00AD19E8">
            <w:r w:rsidRPr="00A65E94">
              <w:t>First-Degree Relatives with Breast Cancer</w:t>
            </w:r>
          </w:p>
        </w:tc>
        <w:tc>
          <w:tcPr>
            <w:tcW w:w="0" w:type="auto"/>
            <w:hideMark/>
          </w:tcPr>
          <w:p w14:paraId="6F52DF0D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20%</w:t>
            </w:r>
          </w:p>
        </w:tc>
      </w:tr>
      <w:tr w:rsidR="00A65E94" w:rsidRPr="00A65E94" w14:paraId="190749D3" w14:textId="77777777" w:rsidTr="00C83048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A1278" w14:textId="77777777" w:rsidR="00A65E94" w:rsidRPr="00A65E94" w:rsidRDefault="00A65E94" w:rsidP="00AD19E8">
            <w:r w:rsidRPr="00A65E94">
              <w:lastRenderedPageBreak/>
              <w:t>Second-Degree Relatives with Breast Cancer</w:t>
            </w:r>
          </w:p>
        </w:tc>
        <w:tc>
          <w:tcPr>
            <w:tcW w:w="0" w:type="auto"/>
            <w:hideMark/>
          </w:tcPr>
          <w:p w14:paraId="750341FC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10%</w:t>
            </w:r>
          </w:p>
        </w:tc>
      </w:tr>
      <w:tr w:rsidR="00A65E94" w:rsidRPr="00A65E94" w14:paraId="5236AB32" w14:textId="77777777" w:rsidTr="00C83048">
        <w:trPr>
          <w:trHeight w:val="7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7DF12" w14:textId="77777777" w:rsidR="00A65E94" w:rsidRPr="00A65E94" w:rsidRDefault="00A65E94" w:rsidP="00AD19E8">
            <w:r w:rsidRPr="00A65E94">
              <w:t>No Family History of Breast Cancer</w:t>
            </w:r>
          </w:p>
        </w:tc>
        <w:tc>
          <w:tcPr>
            <w:tcW w:w="0" w:type="auto"/>
            <w:hideMark/>
          </w:tcPr>
          <w:p w14:paraId="0E2590F4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70%</w:t>
            </w:r>
          </w:p>
        </w:tc>
      </w:tr>
    </w:tbl>
    <w:p w14:paraId="16526CBE" w14:textId="1C625324" w:rsidR="00A65E94" w:rsidRPr="0099269A" w:rsidRDefault="00B30967" w:rsidP="00A65E94">
      <w:pPr>
        <w:pStyle w:val="Heading2"/>
        <w:rPr>
          <w:sz w:val="28"/>
          <w:szCs w:val="28"/>
        </w:rPr>
      </w:pPr>
      <w:bookmarkStart w:id="35" w:name="_Toc193709069"/>
      <w:r>
        <w:rPr>
          <w:sz w:val="28"/>
          <w:szCs w:val="28"/>
        </w:rPr>
        <w:t xml:space="preserve">8.2 </w:t>
      </w:r>
      <w:r w:rsidR="00A65E94" w:rsidRPr="0099269A">
        <w:rPr>
          <w:sz w:val="28"/>
          <w:szCs w:val="28"/>
        </w:rPr>
        <w:t>Consanguinity</w:t>
      </w:r>
      <w:bookmarkEnd w:id="35"/>
    </w:p>
    <w:tbl>
      <w:tblPr>
        <w:tblStyle w:val="GridTable1Light-Accent1"/>
        <w:tblW w:w="10620" w:type="dxa"/>
        <w:tblLook w:val="04A0" w:firstRow="1" w:lastRow="0" w:firstColumn="1" w:lastColumn="0" w:noHBand="0" w:noVBand="1"/>
      </w:tblPr>
      <w:tblGrid>
        <w:gridCol w:w="6773"/>
        <w:gridCol w:w="3847"/>
      </w:tblGrid>
      <w:tr w:rsidR="00A65E94" w:rsidRPr="00A65E94" w14:paraId="10BE6AD8" w14:textId="77777777" w:rsidTr="00C830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2264C0" w14:textId="77777777" w:rsidR="00A65E94" w:rsidRPr="00A65E94" w:rsidRDefault="00A65E94" w:rsidP="00AD19E8">
            <w:r w:rsidRPr="00A65E94">
              <w:t>Parents Are Cousins</w:t>
            </w:r>
          </w:p>
        </w:tc>
        <w:tc>
          <w:tcPr>
            <w:tcW w:w="0" w:type="auto"/>
            <w:hideMark/>
          </w:tcPr>
          <w:p w14:paraId="09800EA4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Frequency</w:t>
            </w:r>
          </w:p>
        </w:tc>
      </w:tr>
      <w:tr w:rsidR="00A65E94" w:rsidRPr="00A65E94" w14:paraId="1BFBA243" w14:textId="77777777" w:rsidTr="00C83048">
        <w:trPr>
          <w:trHeight w:val="7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159BF5" w14:textId="77777777" w:rsidR="00A65E94" w:rsidRPr="00A65E94" w:rsidRDefault="00A65E94" w:rsidP="00AD19E8">
            <w:r w:rsidRPr="00A65E94">
              <w:t>Yes</w:t>
            </w:r>
          </w:p>
        </w:tc>
        <w:tc>
          <w:tcPr>
            <w:tcW w:w="0" w:type="auto"/>
            <w:hideMark/>
          </w:tcPr>
          <w:p w14:paraId="7C0D0EBF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15%</w:t>
            </w:r>
          </w:p>
        </w:tc>
      </w:tr>
      <w:tr w:rsidR="00A65E94" w:rsidRPr="00A65E94" w14:paraId="62C85520" w14:textId="77777777" w:rsidTr="00C83048">
        <w:trPr>
          <w:trHeight w:val="7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8C94F8" w14:textId="77777777" w:rsidR="00A65E94" w:rsidRPr="00A65E94" w:rsidRDefault="00A65E94" w:rsidP="00AD19E8">
            <w:r w:rsidRPr="00A65E94">
              <w:t>No</w:t>
            </w:r>
          </w:p>
        </w:tc>
        <w:tc>
          <w:tcPr>
            <w:tcW w:w="0" w:type="auto"/>
            <w:hideMark/>
          </w:tcPr>
          <w:p w14:paraId="6F3BC382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85%</w:t>
            </w:r>
          </w:p>
        </w:tc>
      </w:tr>
    </w:tbl>
    <w:p w14:paraId="4B4F1945" w14:textId="77777777" w:rsidR="00C83048" w:rsidRDefault="00C83048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4D1D7893" w14:textId="12CB27FF" w:rsidR="00C16074" w:rsidRPr="0099269A" w:rsidRDefault="009B1157" w:rsidP="00C16074">
      <w:pPr>
        <w:pStyle w:val="Heading1"/>
        <w:rPr>
          <w:sz w:val="32"/>
          <w:szCs w:val="32"/>
        </w:rPr>
      </w:pPr>
      <w:bookmarkStart w:id="36" w:name="_Toc193709070"/>
      <w:r w:rsidRPr="0099269A">
        <w:rPr>
          <w:sz w:val="32"/>
          <w:szCs w:val="32"/>
        </w:rPr>
        <w:lastRenderedPageBreak/>
        <w:t xml:space="preserve">9. </w:t>
      </w:r>
      <w:r w:rsidR="00C16074" w:rsidRPr="0099269A">
        <w:rPr>
          <w:sz w:val="32"/>
          <w:szCs w:val="32"/>
        </w:rPr>
        <w:t>Trends and Patterns</w:t>
      </w:r>
      <w:bookmarkEnd w:id="36"/>
    </w:p>
    <w:tbl>
      <w:tblPr>
        <w:tblStyle w:val="GridTable1Light-Accent1"/>
        <w:tblW w:w="10379" w:type="dxa"/>
        <w:tblLook w:val="04A0" w:firstRow="1" w:lastRow="0" w:firstColumn="1" w:lastColumn="0" w:noHBand="0" w:noVBand="1"/>
      </w:tblPr>
      <w:tblGrid>
        <w:gridCol w:w="7403"/>
        <w:gridCol w:w="2976"/>
      </w:tblGrid>
      <w:tr w:rsidR="00C16074" w:rsidRPr="00A65E94" w14:paraId="3FE205B8" w14:textId="77777777" w:rsidTr="001A049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A78FCB" w14:textId="77777777" w:rsidR="00C16074" w:rsidRPr="00A65E94" w:rsidRDefault="00C16074" w:rsidP="001A049E">
            <w:r w:rsidRPr="00A65E94">
              <w:t>Metric</w:t>
            </w:r>
          </w:p>
        </w:tc>
        <w:tc>
          <w:tcPr>
            <w:tcW w:w="0" w:type="auto"/>
            <w:hideMark/>
          </w:tcPr>
          <w:p w14:paraId="7D444A44" w14:textId="77777777" w:rsidR="00C16074" w:rsidRPr="00A65E94" w:rsidRDefault="00C16074" w:rsidP="001A049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Value</w:t>
            </w:r>
          </w:p>
        </w:tc>
      </w:tr>
      <w:tr w:rsidR="00C16074" w:rsidRPr="00A65E94" w14:paraId="53642056" w14:textId="77777777" w:rsidTr="001A049E">
        <w:trPr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236CA" w14:textId="77777777" w:rsidR="00C16074" w:rsidRPr="00A65E94" w:rsidRDefault="00C16074" w:rsidP="001A049E">
            <w:r w:rsidRPr="00A65E94">
              <w:t>Mean Time to Recurrence</w:t>
            </w:r>
          </w:p>
        </w:tc>
        <w:tc>
          <w:tcPr>
            <w:tcW w:w="0" w:type="auto"/>
            <w:hideMark/>
          </w:tcPr>
          <w:p w14:paraId="38FCC025" w14:textId="77777777" w:rsidR="00C16074" w:rsidRPr="00A65E94" w:rsidRDefault="00C16074" w:rsidP="001A0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~2.5 years</w:t>
            </w:r>
          </w:p>
        </w:tc>
      </w:tr>
      <w:tr w:rsidR="00C16074" w:rsidRPr="00A65E94" w14:paraId="74ED889F" w14:textId="77777777" w:rsidTr="001A049E">
        <w:trPr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39555D" w14:textId="77777777" w:rsidR="00C16074" w:rsidRPr="00A65E94" w:rsidRDefault="00C16074" w:rsidP="001A049E">
            <w:r w:rsidRPr="00A65E94">
              <w:t>Median Time to Recurrence</w:t>
            </w:r>
          </w:p>
        </w:tc>
        <w:tc>
          <w:tcPr>
            <w:tcW w:w="0" w:type="auto"/>
            <w:hideMark/>
          </w:tcPr>
          <w:p w14:paraId="098CADA0" w14:textId="77777777" w:rsidR="00C16074" w:rsidRPr="00A65E94" w:rsidRDefault="00C16074" w:rsidP="001A0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~2 years</w:t>
            </w:r>
          </w:p>
        </w:tc>
      </w:tr>
      <w:tr w:rsidR="00C16074" w:rsidRPr="00A65E94" w14:paraId="31F681F4" w14:textId="77777777" w:rsidTr="001A049E">
        <w:trPr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9F3020" w14:textId="77777777" w:rsidR="00C16074" w:rsidRPr="00A65E94" w:rsidRDefault="00C16074" w:rsidP="001A049E">
            <w:r w:rsidRPr="00A65E94">
              <w:t>Range</w:t>
            </w:r>
          </w:p>
        </w:tc>
        <w:tc>
          <w:tcPr>
            <w:tcW w:w="0" w:type="auto"/>
            <w:hideMark/>
          </w:tcPr>
          <w:p w14:paraId="110618EA" w14:textId="77777777" w:rsidR="00C16074" w:rsidRPr="00A65E94" w:rsidRDefault="00C16074" w:rsidP="001A0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0.5–10 years</w:t>
            </w:r>
          </w:p>
        </w:tc>
      </w:tr>
      <w:tr w:rsidR="00C16074" w:rsidRPr="00A65E94" w14:paraId="3C3568D3" w14:textId="77777777" w:rsidTr="001A049E">
        <w:trPr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E44947" w14:textId="77777777" w:rsidR="00C16074" w:rsidRPr="00A65E94" w:rsidRDefault="00C16074" w:rsidP="001A049E">
            <w:r w:rsidRPr="00A65E94">
              <w:t>Mean Follow-Up Duration</w:t>
            </w:r>
          </w:p>
        </w:tc>
        <w:tc>
          <w:tcPr>
            <w:tcW w:w="0" w:type="auto"/>
            <w:hideMark/>
          </w:tcPr>
          <w:p w14:paraId="48DC0840" w14:textId="77777777" w:rsidR="00C16074" w:rsidRPr="00A65E94" w:rsidRDefault="00C16074" w:rsidP="001A0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~5 years</w:t>
            </w:r>
          </w:p>
        </w:tc>
      </w:tr>
      <w:tr w:rsidR="00C16074" w:rsidRPr="00A65E94" w14:paraId="6760BBA1" w14:textId="77777777" w:rsidTr="001A049E">
        <w:trPr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033DDE" w14:textId="77777777" w:rsidR="00C16074" w:rsidRPr="00A65E94" w:rsidRDefault="00C16074" w:rsidP="001A049E">
            <w:r w:rsidRPr="00A65E94">
              <w:t>Median Follow-Up Duration</w:t>
            </w:r>
          </w:p>
        </w:tc>
        <w:tc>
          <w:tcPr>
            <w:tcW w:w="0" w:type="auto"/>
            <w:hideMark/>
          </w:tcPr>
          <w:p w14:paraId="5F6957F8" w14:textId="77777777" w:rsidR="00C16074" w:rsidRPr="00A65E94" w:rsidRDefault="00C16074" w:rsidP="001A0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~4 years</w:t>
            </w:r>
          </w:p>
        </w:tc>
      </w:tr>
      <w:tr w:rsidR="00C16074" w:rsidRPr="00A65E94" w14:paraId="79640BED" w14:textId="77777777" w:rsidTr="001A049E">
        <w:trPr>
          <w:trHeight w:val="7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0AF6F8" w14:textId="77777777" w:rsidR="00C16074" w:rsidRPr="00A65E94" w:rsidRDefault="00C16074" w:rsidP="001A049E">
            <w:r w:rsidRPr="00A65E94">
              <w:t>Range</w:t>
            </w:r>
          </w:p>
        </w:tc>
        <w:tc>
          <w:tcPr>
            <w:tcW w:w="0" w:type="auto"/>
            <w:hideMark/>
          </w:tcPr>
          <w:p w14:paraId="10B135A7" w14:textId="77777777" w:rsidR="00C16074" w:rsidRPr="00A65E94" w:rsidRDefault="00C16074" w:rsidP="001A0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0.5–20 years</w:t>
            </w:r>
          </w:p>
        </w:tc>
      </w:tr>
      <w:tr w:rsidR="00C16074" w:rsidRPr="00A65E94" w14:paraId="6FA0F87B" w14:textId="77777777" w:rsidTr="001A049E">
        <w:trPr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A6F26" w14:textId="77777777" w:rsidR="00C16074" w:rsidRPr="00A65E94" w:rsidRDefault="00C16074" w:rsidP="001A049E">
            <w:r w:rsidRPr="00A65E94">
              <w:t>Family History of Breast Cancer</w:t>
            </w:r>
          </w:p>
        </w:tc>
        <w:tc>
          <w:tcPr>
            <w:tcW w:w="0" w:type="auto"/>
            <w:hideMark/>
          </w:tcPr>
          <w:p w14:paraId="0CF6B596" w14:textId="77777777" w:rsidR="00C16074" w:rsidRPr="00A65E94" w:rsidRDefault="00C16074" w:rsidP="001A0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30%</w:t>
            </w:r>
          </w:p>
        </w:tc>
      </w:tr>
      <w:tr w:rsidR="00C16074" w:rsidRPr="00A65E94" w14:paraId="784A5010" w14:textId="77777777" w:rsidTr="001A049E">
        <w:trPr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698158" w14:textId="77777777" w:rsidR="00C16074" w:rsidRPr="00A65E94" w:rsidRDefault="00C16074" w:rsidP="001A049E">
            <w:r w:rsidRPr="00A65E94">
              <w:t>Family History of Ovarian Cancer</w:t>
            </w:r>
          </w:p>
        </w:tc>
        <w:tc>
          <w:tcPr>
            <w:tcW w:w="0" w:type="auto"/>
            <w:hideMark/>
          </w:tcPr>
          <w:p w14:paraId="2393CDC9" w14:textId="77777777" w:rsidR="00C16074" w:rsidRPr="00A65E94" w:rsidRDefault="00C16074" w:rsidP="001A0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10%</w:t>
            </w:r>
          </w:p>
        </w:tc>
      </w:tr>
      <w:tr w:rsidR="00C16074" w:rsidRPr="00A65E94" w14:paraId="317AE952" w14:textId="77777777" w:rsidTr="001A049E">
        <w:trPr>
          <w:trHeight w:val="7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EE70EB" w14:textId="77777777" w:rsidR="00C16074" w:rsidRPr="00A65E94" w:rsidRDefault="00C16074" w:rsidP="001A049E">
            <w:r w:rsidRPr="00A65E94">
              <w:t>No Family History</w:t>
            </w:r>
          </w:p>
        </w:tc>
        <w:tc>
          <w:tcPr>
            <w:tcW w:w="0" w:type="auto"/>
            <w:hideMark/>
          </w:tcPr>
          <w:p w14:paraId="376ED1FF" w14:textId="77777777" w:rsidR="00C16074" w:rsidRPr="00A65E94" w:rsidRDefault="00C16074" w:rsidP="001A049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60%</w:t>
            </w:r>
          </w:p>
        </w:tc>
      </w:tr>
    </w:tbl>
    <w:p w14:paraId="71F43F2C" w14:textId="21426637" w:rsidR="00A65E94" w:rsidRPr="0099269A" w:rsidRDefault="006719A6" w:rsidP="00A65E94">
      <w:pPr>
        <w:pStyle w:val="Heading1"/>
        <w:rPr>
          <w:sz w:val="32"/>
          <w:szCs w:val="32"/>
        </w:rPr>
      </w:pPr>
      <w:bookmarkStart w:id="37" w:name="_Toc193709071"/>
      <w:r w:rsidRPr="0099269A">
        <w:rPr>
          <w:sz w:val="32"/>
          <w:szCs w:val="32"/>
        </w:rPr>
        <w:t xml:space="preserve">10. </w:t>
      </w:r>
      <w:r w:rsidR="00A65E94" w:rsidRPr="0099269A">
        <w:rPr>
          <w:sz w:val="32"/>
          <w:szCs w:val="32"/>
        </w:rPr>
        <w:t>Key Observations</w:t>
      </w:r>
      <w:bookmarkEnd w:id="37"/>
    </w:p>
    <w:tbl>
      <w:tblPr>
        <w:tblStyle w:val="GridTable1Light-Accent1"/>
        <w:tblW w:w="10043" w:type="dxa"/>
        <w:tblLook w:val="04A0" w:firstRow="1" w:lastRow="0" w:firstColumn="1" w:lastColumn="0" w:noHBand="0" w:noVBand="1"/>
      </w:tblPr>
      <w:tblGrid>
        <w:gridCol w:w="2218"/>
        <w:gridCol w:w="7825"/>
      </w:tblGrid>
      <w:tr w:rsidR="001F1F38" w:rsidRPr="00A65E94" w14:paraId="17222CB7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2878F0" w14:textId="77777777" w:rsidR="00A65E94" w:rsidRPr="00A65E94" w:rsidRDefault="00A65E94" w:rsidP="00AD19E8">
            <w:r w:rsidRPr="00A65E94">
              <w:t>Observation</w:t>
            </w:r>
          </w:p>
        </w:tc>
        <w:tc>
          <w:tcPr>
            <w:tcW w:w="0" w:type="auto"/>
            <w:hideMark/>
          </w:tcPr>
          <w:p w14:paraId="25B47611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Details</w:t>
            </w:r>
          </w:p>
        </w:tc>
      </w:tr>
      <w:tr w:rsidR="001F1F38" w:rsidRPr="00A65E94" w14:paraId="4C92409E" w14:textId="77777777" w:rsidTr="001F1F38">
        <w:trPr>
          <w:trHeight w:val="7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1A2759" w14:textId="77777777" w:rsidR="00A65E94" w:rsidRPr="00A65E94" w:rsidRDefault="00A65E94" w:rsidP="00AD19E8">
            <w:r w:rsidRPr="00A65E94">
              <w:t>Demographics</w:t>
            </w:r>
          </w:p>
        </w:tc>
        <w:tc>
          <w:tcPr>
            <w:tcW w:w="0" w:type="auto"/>
            <w:hideMark/>
          </w:tcPr>
          <w:p w14:paraId="27644405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Majority are middle-aged women, diagnosed in their 40s and 50s. Urban areas like Karachi show higher representation.</w:t>
            </w:r>
          </w:p>
        </w:tc>
      </w:tr>
      <w:tr w:rsidR="001F1F38" w:rsidRPr="00A65E94" w14:paraId="454D7C9A" w14:textId="77777777" w:rsidTr="001F1F38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5CE35" w14:textId="77777777" w:rsidR="00A65E94" w:rsidRPr="00A65E94" w:rsidRDefault="00A65E94" w:rsidP="00AD19E8">
            <w:r w:rsidRPr="00A65E94">
              <w:t>Clinical Diagnosis</w:t>
            </w:r>
          </w:p>
        </w:tc>
        <w:tc>
          <w:tcPr>
            <w:tcW w:w="0" w:type="auto"/>
            <w:hideMark/>
          </w:tcPr>
          <w:p w14:paraId="3C8494CE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Most patients diagnosed with invasive ductal carcinoma (IDC). Advanced stages (Stage II–IV) more common than early stages (Stage I).</w:t>
            </w:r>
          </w:p>
        </w:tc>
      </w:tr>
      <w:tr w:rsidR="001F1F38" w:rsidRPr="00A65E94" w14:paraId="156282C7" w14:textId="77777777" w:rsidTr="001F1F38">
        <w:trPr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B1EAA6" w14:textId="77777777" w:rsidR="00A65E94" w:rsidRPr="00A65E94" w:rsidRDefault="00A65E94" w:rsidP="00AD19E8">
            <w:r w:rsidRPr="00A65E94">
              <w:t>Treatment Outcomes</w:t>
            </w:r>
          </w:p>
        </w:tc>
        <w:tc>
          <w:tcPr>
            <w:tcW w:w="0" w:type="auto"/>
            <w:hideMark/>
          </w:tcPr>
          <w:p w14:paraId="6C83BFD0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Patients with ER/PR-positive tumors have better outcomes compared to HER2-positive tumors. Sentinel lymph node biopsy and axillary clearance frequently performed.</w:t>
            </w:r>
          </w:p>
        </w:tc>
      </w:tr>
      <w:tr w:rsidR="001F1F38" w:rsidRPr="00A65E94" w14:paraId="7AC36F06" w14:textId="77777777" w:rsidTr="001F1F38">
        <w:trPr>
          <w:trHeight w:val="9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3FDBA3" w14:textId="77777777" w:rsidR="00A65E94" w:rsidRPr="00A65E94" w:rsidRDefault="00A65E94" w:rsidP="00AD19E8">
            <w:r w:rsidRPr="00A65E94">
              <w:t>Recurrence and Metastasis</w:t>
            </w:r>
          </w:p>
        </w:tc>
        <w:tc>
          <w:tcPr>
            <w:tcW w:w="0" w:type="auto"/>
            <w:hideMark/>
          </w:tcPr>
          <w:p w14:paraId="4FDA0A21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Bone is the most common site of metastasis. Higher Ki-67 scores and advanced stages are associated with higher recurrence rates.</w:t>
            </w:r>
          </w:p>
        </w:tc>
      </w:tr>
      <w:tr w:rsidR="001F1F38" w:rsidRPr="00A65E94" w14:paraId="1452C3BB" w14:textId="77777777" w:rsidTr="001F1F38">
        <w:trPr>
          <w:trHeight w:val="7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72D9F" w14:textId="77777777" w:rsidR="00A65E94" w:rsidRPr="00A65E94" w:rsidRDefault="00A65E94" w:rsidP="00AD19E8">
            <w:r w:rsidRPr="00A65E94">
              <w:t>Risk Factors</w:t>
            </w:r>
          </w:p>
        </w:tc>
        <w:tc>
          <w:tcPr>
            <w:tcW w:w="0" w:type="auto"/>
            <w:hideMark/>
          </w:tcPr>
          <w:p w14:paraId="7AEDEAB9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Hypertension and diabetes are prevalent chronic conditions. Family history of breast cancer and consanguinity increase genetic risk.</w:t>
            </w:r>
          </w:p>
        </w:tc>
      </w:tr>
    </w:tbl>
    <w:p w14:paraId="100AE0EC" w14:textId="511AAEBA" w:rsidR="00A65E94" w:rsidRPr="0099269A" w:rsidRDefault="006719A6" w:rsidP="00A65E94">
      <w:pPr>
        <w:pStyle w:val="Heading1"/>
        <w:rPr>
          <w:sz w:val="32"/>
          <w:szCs w:val="32"/>
        </w:rPr>
      </w:pPr>
      <w:bookmarkStart w:id="38" w:name="_Toc193709072"/>
      <w:r w:rsidRPr="0099269A">
        <w:rPr>
          <w:sz w:val="32"/>
          <w:szCs w:val="32"/>
        </w:rPr>
        <w:t xml:space="preserve">11. </w:t>
      </w:r>
      <w:r w:rsidR="00A65E94" w:rsidRPr="0099269A">
        <w:rPr>
          <w:sz w:val="32"/>
          <w:szCs w:val="32"/>
        </w:rPr>
        <w:t>Recommendations</w:t>
      </w:r>
      <w:bookmarkEnd w:id="38"/>
    </w:p>
    <w:tbl>
      <w:tblPr>
        <w:tblStyle w:val="GridTable1Light-Accent1"/>
        <w:tblW w:w="10124" w:type="dxa"/>
        <w:tblLook w:val="04A0" w:firstRow="1" w:lastRow="0" w:firstColumn="1" w:lastColumn="0" w:noHBand="0" w:noVBand="1"/>
      </w:tblPr>
      <w:tblGrid>
        <w:gridCol w:w="2423"/>
        <w:gridCol w:w="7701"/>
      </w:tblGrid>
      <w:tr w:rsidR="00A65E94" w:rsidRPr="00A65E94" w14:paraId="6B8B4290" w14:textId="77777777" w:rsidTr="001F1F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6386F1" w14:textId="77777777" w:rsidR="00A65E94" w:rsidRPr="00A65E94" w:rsidRDefault="00A65E94" w:rsidP="00AD19E8">
            <w:r w:rsidRPr="00A65E94">
              <w:t>Recommendation</w:t>
            </w:r>
          </w:p>
        </w:tc>
        <w:tc>
          <w:tcPr>
            <w:tcW w:w="0" w:type="auto"/>
            <w:hideMark/>
          </w:tcPr>
          <w:p w14:paraId="613C90C8" w14:textId="77777777" w:rsidR="00A65E94" w:rsidRPr="00A65E94" w:rsidRDefault="00A65E94" w:rsidP="00AD19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Details</w:t>
            </w:r>
          </w:p>
        </w:tc>
      </w:tr>
      <w:tr w:rsidR="00A65E94" w:rsidRPr="00A65E94" w14:paraId="0920F69C" w14:textId="77777777" w:rsidTr="001F1F38">
        <w:trPr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857C75" w14:textId="77777777" w:rsidR="00A65E94" w:rsidRPr="00A65E94" w:rsidRDefault="00A65E94" w:rsidP="00AD19E8">
            <w:r w:rsidRPr="00A65E94">
              <w:lastRenderedPageBreak/>
              <w:t>Early Detection</w:t>
            </w:r>
          </w:p>
        </w:tc>
        <w:tc>
          <w:tcPr>
            <w:tcW w:w="0" w:type="auto"/>
            <w:hideMark/>
          </w:tcPr>
          <w:p w14:paraId="14046EF2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Promote awareness campaigns targeting high-risk groups (e.g., family history, late menopause).</w:t>
            </w:r>
          </w:p>
        </w:tc>
      </w:tr>
      <w:tr w:rsidR="00A65E94" w:rsidRPr="00A65E94" w14:paraId="2C5E877F" w14:textId="77777777" w:rsidTr="001F1F38">
        <w:trPr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A17718" w14:textId="77777777" w:rsidR="00A65E94" w:rsidRPr="00A65E94" w:rsidRDefault="00A65E94" w:rsidP="00AD19E8">
            <w:r w:rsidRPr="00A65E94">
              <w:t>Personalized Treatment</w:t>
            </w:r>
          </w:p>
        </w:tc>
        <w:tc>
          <w:tcPr>
            <w:tcW w:w="0" w:type="auto"/>
            <w:hideMark/>
          </w:tcPr>
          <w:p w14:paraId="5D62A4F1" w14:textId="43E79EA9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 xml:space="preserve">Tailor treatments based on </w:t>
            </w:r>
            <w:r w:rsidR="00F518A7" w:rsidRPr="00A65E94">
              <w:t>Tumor</w:t>
            </w:r>
            <w:r w:rsidRPr="00A65E94">
              <w:t xml:space="preserve"> characteristics (e.g., ER/PR status, HER2 status).</w:t>
            </w:r>
          </w:p>
        </w:tc>
      </w:tr>
      <w:tr w:rsidR="00A65E94" w:rsidRPr="00A65E94" w14:paraId="78D7CA02" w14:textId="77777777" w:rsidTr="001F1F38">
        <w:trPr>
          <w:trHeight w:val="7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80D3BA" w14:textId="77777777" w:rsidR="00A65E94" w:rsidRPr="00A65E94" w:rsidRDefault="00A65E94" w:rsidP="00AD19E8">
            <w:r w:rsidRPr="00A65E94">
              <w:t>Long-Term Monitoring</w:t>
            </w:r>
          </w:p>
        </w:tc>
        <w:tc>
          <w:tcPr>
            <w:tcW w:w="0" w:type="auto"/>
            <w:hideMark/>
          </w:tcPr>
          <w:p w14:paraId="06475014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Emphasize regular follow-ups for patients with a history of recurrence or metastasis.</w:t>
            </w:r>
          </w:p>
        </w:tc>
      </w:tr>
      <w:tr w:rsidR="00A65E94" w:rsidRPr="00A65E94" w14:paraId="6D0FBCD9" w14:textId="77777777" w:rsidTr="001F1F38">
        <w:trPr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D9828" w14:textId="77777777" w:rsidR="00A65E94" w:rsidRPr="00A65E94" w:rsidRDefault="00A65E94" w:rsidP="00AD19E8">
            <w:r w:rsidRPr="00A65E94">
              <w:t>Lifestyle Interventions</w:t>
            </w:r>
          </w:p>
        </w:tc>
        <w:tc>
          <w:tcPr>
            <w:tcW w:w="0" w:type="auto"/>
            <w:hideMark/>
          </w:tcPr>
          <w:p w14:paraId="4C72D986" w14:textId="77777777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>Address modifiable risk factors like obesity, hypertension, and diabetes through lifestyle modifications.</w:t>
            </w:r>
          </w:p>
        </w:tc>
      </w:tr>
      <w:tr w:rsidR="00A65E94" w:rsidRPr="00A65E94" w14:paraId="0555F307" w14:textId="77777777" w:rsidTr="001F1F38">
        <w:trPr>
          <w:trHeight w:val="7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CC280" w14:textId="3504F3F6" w:rsidR="00A65E94" w:rsidRPr="00A65E94" w:rsidRDefault="00A65E94" w:rsidP="00AD19E8">
            <w:r w:rsidRPr="00A65E94">
              <w:t xml:space="preserve">Genetic </w:t>
            </w:r>
            <w:r w:rsidR="004C4E0B" w:rsidRPr="00A65E94">
              <w:t>Counselling</w:t>
            </w:r>
          </w:p>
        </w:tc>
        <w:tc>
          <w:tcPr>
            <w:tcW w:w="0" w:type="auto"/>
            <w:hideMark/>
          </w:tcPr>
          <w:p w14:paraId="3D4E711B" w14:textId="16E4F66B" w:rsidR="00A65E94" w:rsidRPr="00A65E94" w:rsidRDefault="00A65E94" w:rsidP="00AD1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65E94">
              <w:t xml:space="preserve">Offer genetic testing and </w:t>
            </w:r>
            <w:r w:rsidR="004C4E0B" w:rsidRPr="00A65E94">
              <w:t>counselling</w:t>
            </w:r>
            <w:r w:rsidRPr="00A65E94">
              <w:t xml:space="preserve"> for patients with a strong family history of breast/ovarian cancer.</w:t>
            </w:r>
          </w:p>
        </w:tc>
      </w:tr>
    </w:tbl>
    <w:p w14:paraId="5BE926B2" w14:textId="33ABBC40" w:rsidR="000D62CB" w:rsidRPr="000D62CB" w:rsidRDefault="000D62CB" w:rsidP="000D62CB"/>
    <w:sectPr w:rsidR="000D62CB" w:rsidRPr="000D62CB" w:rsidSect="001F1F38">
      <w:pgSz w:w="11906" w:h="16838" w:code="9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5F3F"/>
    <w:multiLevelType w:val="multilevel"/>
    <w:tmpl w:val="75DE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4B743EF"/>
    <w:multiLevelType w:val="multilevel"/>
    <w:tmpl w:val="E9DC3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DDE2261"/>
    <w:multiLevelType w:val="multilevel"/>
    <w:tmpl w:val="4280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415FB8"/>
    <w:multiLevelType w:val="multilevel"/>
    <w:tmpl w:val="C41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9083EA9"/>
    <w:multiLevelType w:val="multilevel"/>
    <w:tmpl w:val="34C4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E7C038E"/>
    <w:multiLevelType w:val="multilevel"/>
    <w:tmpl w:val="134E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87214362">
    <w:abstractNumId w:val="1"/>
  </w:num>
  <w:num w:numId="2" w16cid:durableId="1303386365">
    <w:abstractNumId w:val="5"/>
  </w:num>
  <w:num w:numId="3" w16cid:durableId="1077170262">
    <w:abstractNumId w:val="4"/>
  </w:num>
  <w:num w:numId="4" w16cid:durableId="2068644953">
    <w:abstractNumId w:val="3"/>
  </w:num>
  <w:num w:numId="5" w16cid:durableId="1422097007">
    <w:abstractNumId w:val="0"/>
  </w:num>
  <w:num w:numId="6" w16cid:durableId="3853044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CB"/>
    <w:rsid w:val="000430B6"/>
    <w:rsid w:val="000515D9"/>
    <w:rsid w:val="00061615"/>
    <w:rsid w:val="0008676E"/>
    <w:rsid w:val="000A1E2C"/>
    <w:rsid w:val="000D62CB"/>
    <w:rsid w:val="000F1542"/>
    <w:rsid w:val="001E7592"/>
    <w:rsid w:val="001F1F38"/>
    <w:rsid w:val="002167F1"/>
    <w:rsid w:val="002B1C7B"/>
    <w:rsid w:val="002C04A1"/>
    <w:rsid w:val="00312F0C"/>
    <w:rsid w:val="00313962"/>
    <w:rsid w:val="00340E70"/>
    <w:rsid w:val="00347E7E"/>
    <w:rsid w:val="0037017E"/>
    <w:rsid w:val="00371EE2"/>
    <w:rsid w:val="003B0402"/>
    <w:rsid w:val="003F710B"/>
    <w:rsid w:val="004C4E0B"/>
    <w:rsid w:val="00517742"/>
    <w:rsid w:val="005C0F3A"/>
    <w:rsid w:val="00623C63"/>
    <w:rsid w:val="006719A6"/>
    <w:rsid w:val="006927EF"/>
    <w:rsid w:val="00704354"/>
    <w:rsid w:val="00763FF7"/>
    <w:rsid w:val="00766C98"/>
    <w:rsid w:val="00791FFD"/>
    <w:rsid w:val="007A1C46"/>
    <w:rsid w:val="007B1AAA"/>
    <w:rsid w:val="00802099"/>
    <w:rsid w:val="00831902"/>
    <w:rsid w:val="00854D46"/>
    <w:rsid w:val="00870757"/>
    <w:rsid w:val="008F4EEF"/>
    <w:rsid w:val="00930EF0"/>
    <w:rsid w:val="0095643C"/>
    <w:rsid w:val="00962C03"/>
    <w:rsid w:val="00967D35"/>
    <w:rsid w:val="00974D08"/>
    <w:rsid w:val="0099269A"/>
    <w:rsid w:val="009B1157"/>
    <w:rsid w:val="00A65E94"/>
    <w:rsid w:val="00AD19E8"/>
    <w:rsid w:val="00AE26D4"/>
    <w:rsid w:val="00B30967"/>
    <w:rsid w:val="00B6257D"/>
    <w:rsid w:val="00B65D7D"/>
    <w:rsid w:val="00B80AC4"/>
    <w:rsid w:val="00BF3A84"/>
    <w:rsid w:val="00C16074"/>
    <w:rsid w:val="00C31AA4"/>
    <w:rsid w:val="00C32F0E"/>
    <w:rsid w:val="00C65B88"/>
    <w:rsid w:val="00C818F5"/>
    <w:rsid w:val="00C83048"/>
    <w:rsid w:val="00CC1FC7"/>
    <w:rsid w:val="00EA47C0"/>
    <w:rsid w:val="00F41BF1"/>
    <w:rsid w:val="00F41FED"/>
    <w:rsid w:val="00F518A7"/>
    <w:rsid w:val="00FD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52C57"/>
  <w15:chartTrackingRefBased/>
  <w15:docId w15:val="{DA9F21CC-2487-4201-9B16-3E65E948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6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D62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62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D62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2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C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71EE2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B040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0402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B0402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B0402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763FF7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3FF7"/>
    <w:rPr>
      <w:rFonts w:eastAsiaTheme="minorEastAsia"/>
      <w:kern w:val="0"/>
      <w:lang w:val="en-US"/>
      <w14:ligatures w14:val="none"/>
    </w:rPr>
  </w:style>
  <w:style w:type="table" w:styleId="GridTable1Light-Accent1">
    <w:name w:val="Grid Table 1 Light Accent 1"/>
    <w:basedOn w:val="TableNormal"/>
    <w:uiPriority w:val="46"/>
    <w:rsid w:val="005C0F3A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1E7592"/>
    <w:pPr>
      <w:spacing w:after="100" w:line="278" w:lineRule="auto"/>
      <w:ind w:left="720"/>
    </w:pPr>
    <w:rPr>
      <w:rFonts w:eastAsiaTheme="minorEastAsia"/>
      <w:sz w:val="24"/>
      <w:szCs w:val="24"/>
      <w:lang w:eastAsia="en-PK"/>
    </w:rPr>
  </w:style>
  <w:style w:type="paragraph" w:styleId="TOC5">
    <w:name w:val="toc 5"/>
    <w:basedOn w:val="Normal"/>
    <w:next w:val="Normal"/>
    <w:autoRedefine/>
    <w:uiPriority w:val="39"/>
    <w:unhideWhenUsed/>
    <w:rsid w:val="001E7592"/>
    <w:pPr>
      <w:spacing w:after="100" w:line="278" w:lineRule="auto"/>
      <w:ind w:left="960"/>
    </w:pPr>
    <w:rPr>
      <w:rFonts w:eastAsiaTheme="minorEastAsia"/>
      <w:sz w:val="24"/>
      <w:szCs w:val="24"/>
      <w:lang w:eastAsia="en-PK"/>
    </w:rPr>
  </w:style>
  <w:style w:type="paragraph" w:styleId="TOC6">
    <w:name w:val="toc 6"/>
    <w:basedOn w:val="Normal"/>
    <w:next w:val="Normal"/>
    <w:autoRedefine/>
    <w:uiPriority w:val="39"/>
    <w:unhideWhenUsed/>
    <w:rsid w:val="001E7592"/>
    <w:pPr>
      <w:spacing w:after="100" w:line="278" w:lineRule="auto"/>
      <w:ind w:left="1200"/>
    </w:pPr>
    <w:rPr>
      <w:rFonts w:eastAsiaTheme="minorEastAsia"/>
      <w:sz w:val="24"/>
      <w:szCs w:val="24"/>
      <w:lang w:eastAsia="en-PK"/>
    </w:rPr>
  </w:style>
  <w:style w:type="paragraph" w:styleId="TOC7">
    <w:name w:val="toc 7"/>
    <w:basedOn w:val="Normal"/>
    <w:next w:val="Normal"/>
    <w:autoRedefine/>
    <w:uiPriority w:val="39"/>
    <w:unhideWhenUsed/>
    <w:rsid w:val="001E7592"/>
    <w:pPr>
      <w:spacing w:after="100" w:line="278" w:lineRule="auto"/>
      <w:ind w:left="1440"/>
    </w:pPr>
    <w:rPr>
      <w:rFonts w:eastAsiaTheme="minorEastAsia"/>
      <w:sz w:val="24"/>
      <w:szCs w:val="24"/>
      <w:lang w:eastAsia="en-PK"/>
    </w:rPr>
  </w:style>
  <w:style w:type="paragraph" w:styleId="TOC8">
    <w:name w:val="toc 8"/>
    <w:basedOn w:val="Normal"/>
    <w:next w:val="Normal"/>
    <w:autoRedefine/>
    <w:uiPriority w:val="39"/>
    <w:unhideWhenUsed/>
    <w:rsid w:val="001E7592"/>
    <w:pPr>
      <w:spacing w:after="100" w:line="278" w:lineRule="auto"/>
      <w:ind w:left="1680"/>
    </w:pPr>
    <w:rPr>
      <w:rFonts w:eastAsiaTheme="minorEastAsia"/>
      <w:sz w:val="24"/>
      <w:szCs w:val="24"/>
      <w:lang w:eastAsia="en-PK"/>
    </w:rPr>
  </w:style>
  <w:style w:type="paragraph" w:styleId="TOC9">
    <w:name w:val="toc 9"/>
    <w:basedOn w:val="Normal"/>
    <w:next w:val="Normal"/>
    <w:autoRedefine/>
    <w:uiPriority w:val="39"/>
    <w:unhideWhenUsed/>
    <w:rsid w:val="001E7592"/>
    <w:pPr>
      <w:spacing w:after="100" w:line="278" w:lineRule="auto"/>
      <w:ind w:left="1920"/>
    </w:pPr>
    <w:rPr>
      <w:rFonts w:eastAsiaTheme="minorEastAsia"/>
      <w:sz w:val="24"/>
      <w:szCs w:val="24"/>
      <w:lang w:eastAsia="en-PK"/>
    </w:rPr>
  </w:style>
  <w:style w:type="character" w:styleId="UnresolvedMention">
    <w:name w:val="Unresolved Mention"/>
    <w:basedOn w:val="DefaultParagraphFont"/>
    <w:uiPriority w:val="99"/>
    <w:semiHidden/>
    <w:unhideWhenUsed/>
    <w:rsid w:val="001E7592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C8304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10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232950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39390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982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2124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996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922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43839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602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81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0155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160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082669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6871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12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8503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14209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8332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07868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90453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6628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91417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07175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5937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4707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5578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25411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821495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51719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3512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1069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9500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7520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9427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843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4925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22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3309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671415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730609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615599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6554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246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060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3004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28064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570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50989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72117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524536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566444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40224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3954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4104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3948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948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96754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83312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056214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39077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26752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981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28435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48953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268334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4001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5297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596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8455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40544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183987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21167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676306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5700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1139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8875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756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447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4217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5371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8089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3320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476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6489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0902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831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62099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0060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557485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2047048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413339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493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616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6227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6028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9618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33000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354875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246253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12662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0469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7585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019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4460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596407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0639263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320411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637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7034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792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9284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9031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9300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15448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7423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170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60655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143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24359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01565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17087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848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722705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308106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16571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4317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760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64245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103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924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0462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5250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59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579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630193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859950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67982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011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26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8153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9584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17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3002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6772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997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82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375166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4611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18634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104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04225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27131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93502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0673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43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5229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76760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45348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1960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7179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0022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40085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13732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5637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678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7922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81607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28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98995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105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44598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058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78636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92555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510534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94344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072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9554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5259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77515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74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58293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759132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56673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0025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5148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75155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44394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022531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0838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424974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75349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932113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42813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3005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2733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474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2703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4707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28741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2844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458498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66923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09769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4229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75647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41471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4453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6818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051431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60558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08405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59763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7562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6656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9126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14492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8609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4755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630931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97139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0617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5426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9397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8074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00881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905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6113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14357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46805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174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41909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6494062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81181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50029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24444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98912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875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97579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18122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810774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662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7706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57379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50308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7479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6954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79580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11660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58839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29366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692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359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81647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9725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86472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647561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87885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87355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1473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5359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5484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26908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1774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6338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56731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5595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32189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5059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63425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19908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62251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73877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0343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3364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50313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60912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386945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9686227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280349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314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72496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67171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939779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8197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31787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06407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5238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87981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531542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722321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181105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6427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6665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22358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002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909386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5496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3403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8770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768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43438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24574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807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3209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3609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3366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9596022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419327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96405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7763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8492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232671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96789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1099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8337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549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8837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708267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561017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61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0585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57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1576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72530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26333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843822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1837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86088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84380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77501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591645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807763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5156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91125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02987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35074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17162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2507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29096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23928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964573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6980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486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120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1146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396017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705729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0825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647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9482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98865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87637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1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60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1997980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289633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029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0235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1743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34856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1890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554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0470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94912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07239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6844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20245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8662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3296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60394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67773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7693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4663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74744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47305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46931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448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133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10157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18489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99362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20825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58950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4014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97077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05188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211653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205156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8226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364431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009634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63908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89740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80741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2920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926171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2860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57065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8431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658220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213449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15199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43412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60020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27322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79009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69404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71618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74724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4308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417422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1284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64253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632267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25793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702880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7622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91906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2063854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270287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0785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946482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72155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665544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66900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068329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07002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767739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852406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75363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4869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78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0413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7180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82211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53114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176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88193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43849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590172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33210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388710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73501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8641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12571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69037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55685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398376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47342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75262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40518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28068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0254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6498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24567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541396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33309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28680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98440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2464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61026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65336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12538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92309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243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9210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208136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9349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5750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5222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838054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35392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830136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82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053642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3707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174478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5197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40896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48132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229039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58239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52493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54141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82566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620995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2385661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03778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80476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5694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91113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95391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06171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55963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312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14843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790677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184322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16709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6722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38380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481552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036312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090172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3570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86829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89370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9559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8887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482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39499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60426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00892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3525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23012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301402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23456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94687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96514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453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774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9502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32580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40933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47406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338970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6052768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41153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33503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63251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710906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89055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288650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254180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5624637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91450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195861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84242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5644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7523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6125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214880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923852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335620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14542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806338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17955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469278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5258944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77953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06561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3031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37357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61371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9626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659934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56198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67286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603293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51184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708849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439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127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6123815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7582862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4560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86792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60846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678476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5833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404348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8223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56112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99601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6580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19056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472943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955404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24478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72283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41408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448703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333184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96927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1664869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38677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8224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6106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1372191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957577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14432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68053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60667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45699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9845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616042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26514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833830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09592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355681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87919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954291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968556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0004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8742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72263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33584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144580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74230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3511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271744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6798905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75562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32597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052804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25164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35329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6035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26842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2337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662972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12242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521085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3464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42597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5711025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471271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90723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7497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51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02949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2784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3105559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667173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389549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0255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70759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563946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1646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7650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02516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04295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91595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723922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854222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338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560657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254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897265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101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5512635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83652689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34173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93789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70366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5634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512581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619179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20303300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567972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688970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67500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05239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419534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952798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6491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8894192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3939419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009748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223201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925119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11394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274484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580603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10388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961393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539754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6546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593887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76115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708530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585297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155955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0668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613024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7086493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73700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216119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71176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402247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285357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516443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971135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610582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155560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138628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008754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435496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7342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097715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636938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06601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036201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337002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96774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098801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37AFDF02EBD46FC9A201DC91A6589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B53E08-196C-47B0-B3D8-C38950FCFAFB}"/>
      </w:docPartPr>
      <w:docPartBody>
        <w:p w:rsidR="00851D1F" w:rsidRDefault="00437471" w:rsidP="00437471">
          <w:pPr>
            <w:pStyle w:val="137AFDF02EBD46FC9A201DC91A65893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BD4D021908649B7808D152682A697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4F108-9FAC-462E-8CAC-B7F05AB67029}"/>
      </w:docPartPr>
      <w:docPartBody>
        <w:p w:rsidR="00851D1F" w:rsidRDefault="00437471" w:rsidP="00437471">
          <w:pPr>
            <w:pStyle w:val="CBD4D021908649B7808D152682A69778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471"/>
    <w:rsid w:val="00256410"/>
    <w:rsid w:val="002768C2"/>
    <w:rsid w:val="00437471"/>
    <w:rsid w:val="00517742"/>
    <w:rsid w:val="00851D1F"/>
    <w:rsid w:val="00854D46"/>
    <w:rsid w:val="00930AC7"/>
    <w:rsid w:val="00D20B7C"/>
    <w:rsid w:val="00F41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PK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37AFDF02EBD46FC9A201DC91A65893E">
    <w:name w:val="137AFDF02EBD46FC9A201DC91A65893E"/>
    <w:rsid w:val="00437471"/>
  </w:style>
  <w:style w:type="paragraph" w:customStyle="1" w:styleId="CBD4D021908649B7808D152682A69778">
    <w:name w:val="CBD4D021908649B7808D152682A69778"/>
    <w:rsid w:val="004374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2025-03-24T00:00:00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2F33DDA-18BC-47FA-A3B0-CAB8EC6DD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1488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data analysis report</vt:lpstr>
    </vt:vector>
  </TitlesOfParts>
  <Company>Waqas ahmed</Company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analysis report</dc:title>
  <dc:subject>Breast Cancer Patient</dc:subject>
  <dc:creator>Waqas Ahmed</dc:creator>
  <cp:keywords/>
  <dc:description/>
  <cp:lastModifiedBy>Waqas Ahmed</cp:lastModifiedBy>
  <cp:revision>57</cp:revision>
  <cp:lastPrinted>2025-03-24T06:44:00Z</cp:lastPrinted>
  <dcterms:created xsi:type="dcterms:W3CDTF">2025-03-19T09:42:00Z</dcterms:created>
  <dcterms:modified xsi:type="dcterms:W3CDTF">2025-03-24T06:44:00Z</dcterms:modified>
  <cp:category>Waqas Ahmed</cp:category>
</cp:coreProperties>
</file>